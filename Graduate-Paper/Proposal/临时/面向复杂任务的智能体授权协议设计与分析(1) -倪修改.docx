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3B1D3">
      <w:pPr>
        <w:spacing w:line="360" w:lineRule="auto"/>
        <w:jc w:val="center"/>
        <w:rPr>
          <w:sz w:val="24"/>
          <w:szCs w:val="24"/>
          <w:rPrChange w:id="1" w:author="peifang ni" w:date="2026-06-12T18:00:00Z">
            <w:rPr>
              <w:sz w:val="32"/>
              <w:szCs w:val="32"/>
            </w:rPr>
          </w:rPrChange>
        </w:rPr>
        <w:pPrChange w:id="0" w:author="peifang ni" w:date="2026-06-12T18:00:00Z">
          <w:pPr>
            <w:jc w:val="center"/>
          </w:pPr>
        </w:pPrChange>
      </w:pPr>
      <w:r>
        <w:rPr>
          <w:rFonts w:hint="eastAsia"/>
          <w:b/>
          <w:bCs/>
          <w:sz w:val="24"/>
          <w:szCs w:val="24"/>
          <w:rPrChange w:id="2" w:author="peifang ni" w:date="2026-06-12T18:00:00Z">
            <w:rPr>
              <w:rFonts w:hint="eastAsia"/>
              <w:b/>
              <w:bCs/>
              <w:sz w:val="32"/>
              <w:szCs w:val="32"/>
            </w:rPr>
          </w:rPrChange>
        </w:rPr>
        <w:t>面向复杂任务</w:t>
      </w:r>
      <w:del w:id="3" w:author="peifang ni" w:date="2026-06-12T09:53:00Z">
        <w:r>
          <w:rPr>
            <w:rFonts w:hint="eastAsia"/>
            <w:b/>
            <w:bCs/>
            <w:sz w:val="24"/>
            <w:szCs w:val="24"/>
            <w:rPrChange w:id="4" w:author="peifang ni" w:date="2026-06-12T18:00:00Z">
              <w:rPr>
                <w:rFonts w:hint="eastAsia"/>
                <w:b/>
                <w:bCs/>
                <w:sz w:val="32"/>
                <w:szCs w:val="32"/>
              </w:rPr>
            </w:rPrChange>
          </w:rPr>
          <w:delText>的</w:delText>
        </w:r>
      </w:del>
      <w:r>
        <w:rPr>
          <w:rFonts w:hint="eastAsia"/>
          <w:b/>
          <w:bCs/>
          <w:sz w:val="24"/>
          <w:szCs w:val="24"/>
          <w:rPrChange w:id="5" w:author="peifang ni" w:date="2026-06-12T18:00:00Z">
            <w:rPr>
              <w:rFonts w:hint="eastAsia"/>
              <w:b/>
              <w:bCs/>
              <w:sz w:val="32"/>
              <w:szCs w:val="32"/>
            </w:rPr>
          </w:rPrChange>
        </w:rPr>
        <w:t>智能体</w:t>
      </w:r>
      <w:ins w:id="6" w:author="peifang ni" w:date="2026-06-12T09:53:00Z">
        <w:del w:id="7" w:author="风雨中行走" w:date="2026-06-15T17:11:55Z">
          <w:r>
            <w:rPr>
              <w:rFonts w:hint="eastAsia"/>
              <w:b/>
              <w:bCs/>
              <w:sz w:val="24"/>
              <w:szCs w:val="24"/>
              <w:rPrChange w:id="8" w:author="peifang ni" w:date="2026-06-12T18:00:00Z">
                <w:rPr>
                  <w:rFonts w:hint="eastAsia"/>
                  <w:b/>
                  <w:bCs/>
                  <w:sz w:val="32"/>
                  <w:szCs w:val="32"/>
                </w:rPr>
              </w:rPrChange>
            </w:rPr>
            <w:delText>的</w:delText>
          </w:r>
        </w:del>
      </w:ins>
      <w:r>
        <w:rPr>
          <w:rFonts w:hint="eastAsia"/>
          <w:b/>
          <w:bCs/>
          <w:sz w:val="24"/>
          <w:szCs w:val="24"/>
          <w:rPrChange w:id="11" w:author="peifang ni" w:date="2026-06-12T18:00:00Z">
            <w:rPr>
              <w:rFonts w:hint="eastAsia"/>
              <w:b/>
              <w:bCs/>
              <w:sz w:val="32"/>
              <w:szCs w:val="32"/>
            </w:rPr>
          </w:rPrChange>
        </w:rPr>
        <w:t>授权协议设计与</w:t>
      </w:r>
      <w:ins w:id="12" w:author="风雨中行走" w:date="2026-06-15T17:15:18Z">
        <w:r>
          <w:rPr>
            <w:rFonts w:hint="eastAsia"/>
            <w:b/>
            <w:bCs/>
            <w:sz w:val="24"/>
            <w:szCs w:val="24"/>
            <w:lang w:val="en-US" w:eastAsia="zh-CN"/>
          </w:rPr>
          <w:t>应用实现</w:t>
        </w:r>
      </w:ins>
      <w:ins w:id="13" w:author="peifang ni" w:date="2026-06-12T09:54:00Z">
        <w:del w:id="14" w:author="风雨中行走" w:date="2026-06-15T17:15:14Z">
          <w:r>
            <w:rPr>
              <w:rFonts w:hint="eastAsia"/>
              <w:b/>
              <w:bCs/>
              <w:sz w:val="24"/>
              <w:szCs w:val="24"/>
              <w:rPrChange w:id="15" w:author="peifang ni" w:date="2026-06-12T18:00:00Z">
                <w:rPr>
                  <w:rFonts w:hint="eastAsia"/>
                  <w:b/>
                  <w:bCs/>
                  <w:sz w:val="32"/>
                  <w:szCs w:val="32"/>
                </w:rPr>
              </w:rPrChange>
            </w:rPr>
            <w:delText>应</w:delText>
          </w:r>
        </w:del>
      </w:ins>
      <w:ins w:id="18" w:author="peifang ni" w:date="2026-06-12T09:54:00Z">
        <w:del w:id="19" w:author="风雨中行走" w:date="2026-06-15T17:15:14Z">
          <w:r>
            <w:rPr>
              <w:rFonts w:hint="eastAsia"/>
              <w:b/>
              <w:bCs/>
              <w:sz w:val="24"/>
              <w:szCs w:val="24"/>
              <w:rPrChange w:id="20" w:author="peifang ni" w:date="2026-06-12T18:00:00Z">
                <w:rPr>
                  <w:rFonts w:hint="eastAsia"/>
                  <w:b/>
                  <w:bCs/>
                  <w:sz w:val="32"/>
                  <w:szCs w:val="32"/>
                </w:rPr>
              </w:rPrChange>
            </w:rPr>
            <w:delText>用</w:delText>
          </w:r>
        </w:del>
      </w:ins>
      <w:ins w:id="23" w:author="peifang ni" w:date="2026-06-12T09:53:00Z">
        <w:del w:id="24" w:author="风雨中行走" w:date="2026-06-15T17:15:13Z">
          <w:r>
            <w:rPr>
              <w:rFonts w:hint="eastAsia"/>
              <w:b/>
              <w:bCs/>
              <w:sz w:val="24"/>
              <w:szCs w:val="24"/>
              <w:rPrChange w:id="25" w:author="peifang ni" w:date="2026-06-12T18:00:00Z">
                <w:rPr>
                  <w:rFonts w:hint="eastAsia"/>
                  <w:b/>
                  <w:bCs/>
                  <w:sz w:val="32"/>
                  <w:szCs w:val="32"/>
                </w:rPr>
              </w:rPrChange>
            </w:rPr>
            <w:delText>实</w:delText>
          </w:r>
        </w:del>
      </w:ins>
      <w:ins w:id="28" w:author="peifang ni" w:date="2026-06-12T09:53:00Z">
        <w:del w:id="29" w:author="风雨中行走" w:date="2026-06-15T17:15:13Z">
          <w:r>
            <w:rPr>
              <w:rFonts w:hint="eastAsia"/>
              <w:b/>
              <w:bCs/>
              <w:sz w:val="24"/>
              <w:szCs w:val="24"/>
              <w:rPrChange w:id="30" w:author="peifang ni" w:date="2026-06-12T18:00:00Z">
                <w:rPr>
                  <w:rFonts w:hint="eastAsia"/>
                  <w:b/>
                  <w:bCs/>
                  <w:sz w:val="32"/>
                  <w:szCs w:val="32"/>
                </w:rPr>
              </w:rPrChange>
            </w:rPr>
            <w:delText>现</w:delText>
          </w:r>
        </w:del>
      </w:ins>
    </w:p>
    <w:p w14:paraId="4126E8A4">
      <w:pPr>
        <w:numPr>
          <w:ilvl w:val="0"/>
          <w:numId w:val="1"/>
        </w:numPr>
        <w:spacing w:line="360" w:lineRule="auto"/>
        <w:rPr>
          <w:b/>
          <w:bCs/>
          <w:sz w:val="24"/>
          <w:szCs w:val="24"/>
          <w:rPrChange w:id="34" w:author="peifang ni" w:date="2026-06-12T18:00:00Z">
            <w:rPr>
              <w:b/>
              <w:bCs/>
              <w:sz w:val="28"/>
              <w:szCs w:val="28"/>
            </w:rPr>
          </w:rPrChange>
        </w:rPr>
        <w:pPrChange w:id="33" w:author="peifang ni" w:date="2026-06-12T18:00:00Z">
          <w:pPr>
            <w:numPr>
              <w:ilvl w:val="0"/>
              <w:numId w:val="1"/>
            </w:numPr>
          </w:pPr>
        </w:pPrChange>
      </w:pPr>
      <w:r>
        <w:rPr>
          <w:b/>
          <w:bCs/>
          <w:sz w:val="24"/>
          <w:szCs w:val="24"/>
          <w:rPrChange w:id="35" w:author="peifang ni" w:date="2026-06-12T18:00:00Z">
            <w:rPr>
              <w:b/>
              <w:bCs/>
              <w:sz w:val="28"/>
              <w:szCs w:val="28"/>
            </w:rPr>
          </w:rPrChange>
        </w:rPr>
        <w:t>研究背景与意义</w:t>
      </w:r>
    </w:p>
    <w:p w14:paraId="3236F6DC">
      <w:pPr>
        <w:spacing w:line="360" w:lineRule="auto"/>
        <w:rPr>
          <w:b/>
          <w:bCs/>
          <w:sz w:val="24"/>
        </w:rPr>
        <w:pPrChange w:id="36" w:author="peifang ni" w:date="2026-06-12T18:00:00Z">
          <w:pPr/>
        </w:pPrChange>
      </w:pPr>
    </w:p>
    <w:p w14:paraId="221D5D75">
      <w:pPr>
        <w:spacing w:line="360" w:lineRule="auto"/>
        <w:rPr>
          <w:b/>
          <w:bCs/>
          <w:sz w:val="24"/>
        </w:rPr>
        <w:pPrChange w:id="37" w:author="peifang ni" w:date="2026-06-12T18:00:00Z">
          <w:pPr/>
        </w:pPrChange>
      </w:pPr>
      <w:r>
        <w:rPr>
          <w:b/>
          <w:bCs/>
          <w:sz w:val="24"/>
        </w:rPr>
        <w:t>1.1 授权协议</w:t>
      </w:r>
      <w:del w:id="38" w:author="风雨中行走" w:date="2026-06-15T17:13:19Z">
        <w:r>
          <w:rPr>
            <w:b/>
            <w:bCs/>
            <w:sz w:val="24"/>
          </w:rPr>
          <w:delText>的</w:delText>
        </w:r>
      </w:del>
      <w:r>
        <w:rPr>
          <w:b/>
          <w:bCs/>
          <w:sz w:val="24"/>
        </w:rPr>
        <w:t>发展脉络</w:t>
      </w:r>
    </w:p>
    <w:p w14:paraId="1FD14545">
      <w:pPr>
        <w:spacing w:line="360" w:lineRule="auto"/>
        <w:ind w:firstLine="420"/>
        <w:rPr>
          <w:sz w:val="24"/>
        </w:rPr>
        <w:pPrChange w:id="39" w:author="peifang ni" w:date="2026-06-12T18:00:00Z">
          <w:pPr>
            <w:ind w:firstLine="420"/>
          </w:pPr>
        </w:pPrChange>
      </w:pPr>
      <w:r>
        <w:rPr>
          <w:sz w:val="24"/>
        </w:rPr>
        <w:t>授权协议是计算机安全体系中用于解决"谁在什么条件下可以访问什么资源"这一核心问题的关键机制，其发展历程反映了计算机系统从封闭到开放、从单体到分布式的演进趋势。</w:t>
      </w:r>
    </w:p>
    <w:p w14:paraId="6CE25A98">
      <w:pPr>
        <w:spacing w:line="360" w:lineRule="auto"/>
        <w:ind w:firstLine="420"/>
        <w:rPr>
          <w:sz w:val="24"/>
        </w:rPr>
        <w:pPrChange w:id="40" w:author="peifang ni" w:date="2026-06-12T18:00:00Z">
          <w:pPr>
            <w:ind w:firstLine="420"/>
          </w:pPr>
        </w:pPrChange>
      </w:pPr>
      <w:r>
        <w:rPr>
          <w:sz w:val="24"/>
        </w:rPr>
        <w:t>计算机系统的访问控制最初源于操作系统的文件权限管理。1965年，Multics操作系统首次在其文件系统中实现了访问控制列表，为每个文件对象维护一张主体权限映射表，标志着操作系统层面访问控制机制的诞生[1]。与ACL的实践导向不同，1966年Dennis与Van Horn在Multics系统设计中引入了基于能力的访问控制机制，主张主体持有不可伪造的权限令牌来访问客体，形成了与ACL"以客体为中心"相对立的"以主体为中心"范式[2]。1971年，Lampson在普林斯顿大学首次提出了访问控制矩阵的形式化模型[3]。该模型以主体（用户、进程）为行、客体（文件、资源）为列，通过矩阵单元格定义访问权限，奠定了现代访问控制理论的形式化基础。</w:t>
      </w:r>
    </w:p>
    <w:p w14:paraId="19A2D3EA">
      <w:pPr>
        <w:spacing w:line="360" w:lineRule="auto"/>
        <w:ind w:firstLine="420"/>
        <w:rPr>
          <w:sz w:val="24"/>
        </w:rPr>
        <w:pPrChange w:id="41" w:author="peifang ni" w:date="2026-06-12T18:00:00Z">
          <w:pPr>
            <w:ind w:firstLine="420"/>
          </w:pPr>
        </w:pPrChange>
      </w:pPr>
      <w:r>
        <w:rPr>
          <w:sz w:val="24"/>
        </w:rPr>
        <w:t>早期操作系统访问控制以自主访问控制为主，允许资源所有者自主决定其他主体的访问权限，ACL即DAC的典型实现。然而，DAC无法防止权限的非法传递与信息泄露。1973年，Bell和LaPadula为美国国防部开发了Bell-LaPadula（BLP）机密性模型，提出了"不上读、不下写"的安全原则，成为多级安全系统最早的形式化模型[4]。BLP属于强制访问控制，由系统中央权威强制实施安全策略，资源所有者无权修改访问规则。1977年，Biba模型提出完整性保护机制，与BLP模型形成机密性与完整性互补的MAC双支柱[5]。</w:t>
      </w:r>
    </w:p>
    <w:p w14:paraId="533ABB8D">
      <w:pPr>
        <w:spacing w:line="360" w:lineRule="auto"/>
        <w:ind w:firstLine="420"/>
        <w:rPr>
          <w:sz w:val="24"/>
        </w:rPr>
        <w:pPrChange w:id="42" w:author="peifang ni" w:date="2026-06-12T18:00:00Z">
          <w:pPr>
            <w:ind w:firstLine="420"/>
          </w:pPr>
        </w:pPrChange>
      </w:pPr>
      <w:r>
        <w:rPr>
          <w:sz w:val="24"/>
        </w:rPr>
        <w:t>随着局域网与分布式计算环境的发展，访问控制从单机走向网络。1988年，MIT的Project Athena团队发布了Kerberos认证协议，Steiner、Neuman与Schiller在USENIX会议上首次系统阐述了该协议的设计思想[6]。1993年，Kohl与Neuman将Kerberos V5标准化为RFC 1510[7]，该规范后由RFC 4120于2005年更新[8]，成为企业内网分布式身份认证的事实标准。Kerberos首次将授权与认证紧密结合，为跨主机资源访问提供了可扩展的信任基础设施。</w:t>
      </w:r>
    </w:p>
    <w:p w14:paraId="4FE5FAE6">
      <w:pPr>
        <w:spacing w:line="360" w:lineRule="auto"/>
        <w:ind w:firstLine="420"/>
        <w:rPr>
          <w:sz w:val="24"/>
        </w:rPr>
        <w:pPrChange w:id="43" w:author="peifang ni" w:date="2026-06-12T18:00:00Z">
          <w:pPr>
            <w:ind w:firstLine="420"/>
          </w:pPr>
        </w:pPrChange>
      </w:pPr>
      <w:r>
        <w:rPr>
          <w:sz w:val="24"/>
        </w:rPr>
        <w:t>1996年，Sandhu等人正式提出基于角色的访问控制（RBAC）模型，通过引入"角色"作为用户与权限之间的中间抽象层，大幅简化了大规模系统的权限管理复杂度[9]。2001年，Ferraiolo等人在ACM TISSEC上发表了NIST RBAC标准提案，RBAC被确立为美国国家标准[10]。</w:t>
      </w:r>
    </w:p>
    <w:p w14:paraId="0D89F322">
      <w:pPr>
        <w:spacing w:line="360" w:lineRule="auto"/>
        <w:ind w:firstLine="420"/>
        <w:rPr>
          <w:sz w:val="24"/>
        </w:rPr>
        <w:pPrChange w:id="44" w:author="peifang ni" w:date="2026-06-12T18:00:00Z">
          <w:pPr>
            <w:ind w:firstLine="420"/>
          </w:pPr>
        </w:pPrChange>
      </w:pPr>
      <w:r>
        <w:rPr>
          <w:sz w:val="24"/>
        </w:rPr>
        <w:t>进入21世纪，互联网商业化的加速推动了跨组织、跨安全域的身份联合需求。2002年，OASIS发布安全断言标记语言SAML 1.0，定义了基于XML的跨域认证与授权断言交换框架；2005年，SAML 2.0正式发布[11][12]，融合了Shibboleth与ID-FF[13]的技术成果，成为企业级跨域单点登录与联邦身份管理的基础标准。随着Web服务的兴起，授权协议开始独立于身份认证发展。2005年，OASIS发布了可扩展访问控制标记语言，以标准化的策略声明方式实现细粒度的授权决策[14]。2014年，美国国家标准与技术研究院发布了属性基访问控制（ABAC）定义与实施指南，推动了从角色驱动向属性驱动的访问控制范式转变[15]。</w:t>
      </w:r>
    </w:p>
    <w:p w14:paraId="276EC8CE">
      <w:pPr>
        <w:spacing w:line="360" w:lineRule="auto"/>
        <w:ind w:firstLine="420"/>
        <w:rPr>
          <w:sz w:val="24"/>
        </w:rPr>
        <w:pPrChange w:id="45" w:author="peifang ni" w:date="2026-06-12T18:00:00Z">
          <w:pPr>
            <w:ind w:firstLine="420"/>
          </w:pPr>
        </w:pPrChange>
      </w:pPr>
      <w:r>
        <w:rPr>
          <w:sz w:val="24"/>
        </w:rPr>
        <w:t>2012年，IETF发布RFC 6749（OAuth 2.0授权框架），标志着现代授权协议的重大突破[16]。Hardt在RFC 6749中定义了授权服务器、资源服务器、客户端和资源所有者四种角色，实现了第三方应用在无需获取用户凭证的前提下获得对用户资源的有限访问权限。这一"委托授权"范式彻底改变了开放互联网的信任模型。2015年，Jones等人发布RFC 7519，为轻量级的凭证传输提供了标准格式[17]。此后，OpenID Connect（OIDC）在OAuth 2.0之上构建了身份层[18]，共同构成了现代Web授权协议的事实标准体系。此后，OAuth 2.0生态持续演进：PKCE（RFC 7636）缓解了公共客户端的授权码拦截风险[19]；DPoP通过绑定访问令牌与客户端密钥，进一步降低了令牌泄露后的滥用风险[20]；OAuth 2.1草案整合了上述安全最佳实践[21]，推动委托授权范式向更高安全水位发展。</w:t>
      </w:r>
    </w:p>
    <w:p w14:paraId="423C9BD2">
      <w:pPr>
        <w:spacing w:line="360" w:lineRule="auto"/>
        <w:ind w:firstLine="420"/>
        <w:rPr>
          <w:sz w:val="24"/>
        </w:rPr>
        <w:pPrChange w:id="46" w:author="peifang ni" w:date="2026-06-12T18:00:00Z">
          <w:pPr>
            <w:ind w:firstLine="420"/>
          </w:pPr>
        </w:pPrChange>
      </w:pPr>
      <w:r>
        <w:rPr>
          <w:sz w:val="24"/>
        </w:rPr>
        <w:t>2020年，NIST发布SP 800-207《零信任架构》，确立了"永不信任，始终验证"的安全原则，要求对每一次访问请求进行动态授权评估[22]。零信任架构并非独立的访问控制模型，而是对MAC、RBAC、ABAC等既有模型在开放网络环境下的重构：它否定基于网络位置的隐式信任，要求将授权决策点尽可能靠近资源，并通过持续风险评估实现动态、细粒度的访问控制。</w:t>
      </w:r>
    </w:p>
    <w:p w14:paraId="21EB9CFB">
      <w:pPr>
        <w:spacing w:line="360" w:lineRule="auto"/>
        <w:rPr>
          <w:sz w:val="24"/>
        </w:rPr>
        <w:pPrChange w:id="47" w:author="peifang ni" w:date="2026-06-12T18:00:00Z">
          <w:pPr/>
        </w:pPrChange>
      </w:pPr>
    </w:p>
    <w:p w14:paraId="6018C3E8">
      <w:pPr>
        <w:spacing w:line="360" w:lineRule="auto"/>
        <w:rPr>
          <w:sz w:val="24"/>
        </w:rPr>
        <w:pPrChange w:id="48" w:author="peifang ni" w:date="2026-06-12T18:00:00Z">
          <w:pPr/>
        </w:pPrChange>
      </w:pPr>
    </w:p>
    <w:p w14:paraId="5ACB23BB">
      <w:pPr>
        <w:spacing w:line="360" w:lineRule="auto"/>
        <w:rPr>
          <w:sz w:val="24"/>
        </w:rPr>
        <w:pPrChange w:id="49" w:author="peifang ni" w:date="2026-06-12T18:00:00Z">
          <w:pPr/>
        </w:pPrChange>
      </w:pPr>
    </w:p>
    <w:p w14:paraId="103BC6C5">
      <w:pPr>
        <w:spacing w:line="360" w:lineRule="auto"/>
        <w:rPr>
          <w:b/>
          <w:bCs/>
          <w:sz w:val="24"/>
        </w:rPr>
        <w:pPrChange w:id="50" w:author="peifang ni" w:date="2026-06-12T18:00:00Z">
          <w:pPr/>
        </w:pPrChange>
      </w:pPr>
      <w:r>
        <w:rPr>
          <w:b/>
          <w:bCs/>
          <w:sz w:val="24"/>
        </w:rPr>
        <w:t>1.2 智能体</w:t>
      </w:r>
      <w:del w:id="51" w:author="风雨中行走" w:date="2026-06-15T17:16:25Z">
        <w:r>
          <w:rPr>
            <w:b/>
            <w:bCs/>
            <w:sz w:val="24"/>
          </w:rPr>
          <w:delText>的</w:delText>
        </w:r>
      </w:del>
      <w:r>
        <w:rPr>
          <w:b/>
          <w:bCs/>
          <w:sz w:val="24"/>
        </w:rPr>
        <w:t>广泛应用</w:t>
      </w:r>
    </w:p>
    <w:p w14:paraId="2BDEE9AB">
      <w:pPr>
        <w:spacing w:line="360" w:lineRule="auto"/>
        <w:ind w:firstLine="420"/>
        <w:rPr>
          <w:sz w:val="24"/>
          <w:rPrChange w:id="53" w:author="peifang ni" w:date="2026-06-12T18:00:00Z">
            <w:rPr/>
          </w:rPrChange>
        </w:rPr>
        <w:pPrChange w:id="52" w:author="peifang ni" w:date="2026-06-12T18:00:00Z">
          <w:pPr>
            <w:ind w:firstLine="420"/>
          </w:pPr>
        </w:pPrChange>
      </w:pPr>
      <w:r>
        <w:rPr>
          <w:sz w:val="24"/>
          <w:rPrChange w:id="54" w:author="peifang ni" w:date="2026-06-12T18:00:00Z">
            <w:rPr/>
          </w:rPrChange>
        </w:rPr>
        <w:t>当前，以大型语言模型为认知核心的人工智能系统正经历从</w:t>
      </w:r>
      <w:r>
        <w:rPr>
          <w:sz w:val="24"/>
          <w:rPrChange w:id="55" w:author="peifang ni" w:date="2026-06-12T18:00:00Z">
            <w:rPr/>
          </w:rPrChange>
        </w:rPr>
        <w:t>"</w:t>
      </w:r>
      <w:r>
        <w:rPr>
          <w:sz w:val="24"/>
          <w:rPrChange w:id="56" w:author="peifang ni" w:date="2026-06-12T18:00:00Z">
            <w:rPr/>
          </w:rPrChange>
        </w:rPr>
        <w:t>被动响应</w:t>
      </w:r>
      <w:r>
        <w:rPr>
          <w:sz w:val="24"/>
          <w:rPrChange w:id="57" w:author="peifang ni" w:date="2026-06-12T18:00:00Z">
            <w:rPr/>
          </w:rPrChange>
        </w:rPr>
        <w:t>者</w:t>
      </w:r>
      <w:r>
        <w:rPr>
          <w:sz w:val="24"/>
          <w:rPrChange w:id="58" w:author="peifang ni" w:date="2026-06-12T18:00:00Z">
            <w:rPr/>
          </w:rPrChange>
        </w:rPr>
        <w:t>"</w:t>
      </w:r>
      <w:r>
        <w:rPr>
          <w:sz w:val="24"/>
          <w:rPrChange w:id="59" w:author="peifang ni" w:date="2026-06-12T18:00:00Z">
            <w:rPr/>
          </w:rPrChange>
        </w:rPr>
        <w:t>向</w:t>
      </w:r>
      <w:r>
        <w:rPr>
          <w:sz w:val="24"/>
          <w:rPrChange w:id="60" w:author="peifang ni" w:date="2026-06-12T18:00:00Z">
            <w:rPr/>
          </w:rPrChange>
        </w:rPr>
        <w:t>"</w:t>
      </w:r>
      <w:r>
        <w:rPr>
          <w:sz w:val="24"/>
          <w:rPrChange w:id="61" w:author="peifang ni" w:date="2026-06-12T18:00:00Z">
            <w:rPr/>
          </w:rPrChange>
        </w:rPr>
        <w:t>自主执行者</w:t>
      </w:r>
      <w:r>
        <w:rPr>
          <w:sz w:val="24"/>
          <w:rPrChange w:id="62" w:author="peifang ni" w:date="2026-06-12T18:00:00Z">
            <w:rPr/>
          </w:rPrChange>
        </w:rPr>
        <w:t>"</w:t>
      </w:r>
      <w:r>
        <w:rPr>
          <w:sz w:val="24"/>
          <w:rPrChange w:id="63" w:author="peifang ni" w:date="2026-06-12T18:00:00Z">
            <w:rPr/>
          </w:rPrChange>
        </w:rPr>
        <w:t>的范式跃迁。所谓智能体，是指在</w:t>
      </w:r>
      <w:r>
        <w:rPr>
          <w:sz w:val="24"/>
          <w:rPrChange w:id="64" w:author="peifang ni" w:date="2026-06-12T18:00:00Z">
            <w:rPr/>
          </w:rPrChange>
        </w:rPr>
        <w:t xml:space="preserve"> LLM </w:t>
      </w:r>
      <w:r>
        <w:rPr>
          <w:sz w:val="24"/>
          <w:rPrChange w:id="65" w:author="peifang ni" w:date="2026-06-12T18:00:00Z">
            <w:rPr/>
          </w:rPrChange>
        </w:rPr>
        <w:t>基础上通过模块化扩展，集成规划、感知、记忆与工具</w:t>
      </w:r>
      <w:r>
        <w:rPr>
          <w:sz w:val="24"/>
          <w:rPrChange w:id="66" w:author="peifang ni" w:date="2026-06-12T18:00:00Z">
            <w:rPr/>
          </w:rPrChange>
        </w:rPr>
        <w:t>调用四</w:t>
      </w:r>
      <w:r>
        <w:rPr>
          <w:sz w:val="24"/>
          <w:rPrChange w:id="67" w:author="peifang ni" w:date="2026-06-12T18:00:00Z">
            <w:rPr/>
          </w:rPrChange>
        </w:rPr>
        <w:t>大关键能力，能够在开放环境中持续进行目标分解、决策推理与动作执行的自主系统</w:t>
      </w:r>
      <w:r>
        <w:rPr>
          <w:sz w:val="24"/>
          <w:rPrChange w:id="68" w:author="peifang ni" w:date="2026-06-12T18:00:00Z">
            <w:rPr/>
          </w:rPrChange>
        </w:rPr>
        <w:t>[23]</w:t>
      </w:r>
      <w:r>
        <w:rPr>
          <w:sz w:val="24"/>
          <w:rPrChange w:id="69" w:author="peifang ni" w:date="2026-06-12T18:00:00Z">
            <w:rPr/>
          </w:rPrChange>
        </w:rPr>
        <w:t>。与仅具备文本生成能力的传统</w:t>
      </w:r>
      <w:r>
        <w:rPr>
          <w:sz w:val="24"/>
          <w:rPrChange w:id="70" w:author="peifang ni" w:date="2026-06-12T18:00:00Z">
            <w:rPr/>
          </w:rPrChange>
        </w:rPr>
        <w:t xml:space="preserve"> LLM </w:t>
      </w:r>
      <w:r>
        <w:rPr>
          <w:sz w:val="24"/>
          <w:rPrChange w:id="71" w:author="peifang ni" w:date="2026-06-12T18:00:00Z">
            <w:rPr/>
          </w:rPrChange>
        </w:rPr>
        <w:t>不同，智能体通过</w:t>
      </w:r>
      <w:r>
        <w:rPr>
          <w:sz w:val="24"/>
          <w:rPrChange w:id="72" w:author="peifang ni" w:date="2026-06-12T18:00:00Z">
            <w:rPr/>
          </w:rPrChange>
        </w:rPr>
        <w:t>"</w:t>
      </w:r>
      <w:r>
        <w:rPr>
          <w:sz w:val="24"/>
          <w:rPrChange w:id="73" w:author="peifang ni" w:date="2026-06-12T18:00:00Z">
            <w:rPr/>
          </w:rPrChange>
        </w:rPr>
        <w:t>推理</w:t>
      </w:r>
      <w:r>
        <w:rPr>
          <w:sz w:val="24"/>
          <w:rPrChange w:id="74" w:author="peifang ni" w:date="2026-06-12T18:00:00Z">
            <w:rPr/>
          </w:rPrChange>
        </w:rPr>
        <w:t>-</w:t>
      </w:r>
      <w:r>
        <w:rPr>
          <w:sz w:val="24"/>
          <w:rPrChange w:id="75" w:author="peifang ni" w:date="2026-06-12T18:00:00Z">
            <w:rPr/>
          </w:rPrChange>
        </w:rPr>
        <w:t>行动</w:t>
      </w:r>
      <w:r>
        <w:rPr>
          <w:sz w:val="24"/>
          <w:rPrChange w:id="76" w:author="peifang ni" w:date="2026-06-12T18:00:00Z">
            <w:rPr/>
          </w:rPrChange>
        </w:rPr>
        <w:t>"</w:t>
      </w:r>
      <w:r>
        <w:rPr>
          <w:sz w:val="24"/>
          <w:rPrChange w:id="77" w:author="peifang ni" w:date="2026-06-12T18:00:00Z">
            <w:rPr/>
          </w:rPrChange>
        </w:rPr>
        <w:t>闭环（如</w:t>
      </w:r>
      <w:r>
        <w:rPr>
          <w:sz w:val="24"/>
          <w:rPrChange w:id="78" w:author="peifang ni" w:date="2026-06-12T18:00:00Z">
            <w:rPr/>
          </w:rPrChange>
        </w:rPr>
        <w:t xml:space="preserve"> </w:t>
      </w:r>
      <w:r>
        <w:rPr>
          <w:sz w:val="24"/>
          <w:rPrChange w:id="79" w:author="peifang ni" w:date="2026-06-12T18:00:00Z">
            <w:rPr/>
          </w:rPrChange>
        </w:rPr>
        <w:t>ReAct</w:t>
      </w:r>
      <w:r>
        <w:rPr>
          <w:sz w:val="24"/>
          <w:rPrChange w:id="80" w:author="peifang ni" w:date="2026-06-12T18:00:00Z">
            <w:rPr/>
          </w:rPrChange>
        </w:rPr>
        <w:t xml:space="preserve"> </w:t>
      </w:r>
      <w:r>
        <w:rPr>
          <w:sz w:val="24"/>
          <w:rPrChange w:id="81" w:author="peifang ni" w:date="2026-06-12T18:00:00Z">
            <w:rPr/>
          </w:rPrChange>
        </w:rPr>
        <w:t>框架）与外部工具（</w:t>
      </w:r>
      <w:r>
        <w:rPr>
          <w:sz w:val="24"/>
          <w:rPrChange w:id="82" w:author="peifang ni" w:date="2026-06-12T18:00:00Z">
            <w:rPr/>
          </w:rPrChange>
        </w:rPr>
        <w:t>API</w:t>
      </w:r>
      <w:r>
        <w:rPr>
          <w:sz w:val="24"/>
          <w:rPrChange w:id="83" w:author="peifang ni" w:date="2026-06-12T18:00:00Z">
            <w:rPr/>
          </w:rPrChange>
        </w:rPr>
        <w:t>、数据库、计算资源）进行动态交互，从而将语言理解转化为物理或数字世界中的实际影响</w:t>
      </w:r>
      <w:r>
        <w:rPr>
          <w:sz w:val="24"/>
          <w:rPrChange w:id="84" w:author="peifang ni" w:date="2026-06-12T18:00:00Z">
            <w:rPr/>
          </w:rPrChange>
        </w:rPr>
        <w:t>[24]</w:t>
      </w:r>
      <w:r>
        <w:rPr>
          <w:sz w:val="24"/>
          <w:rPrChange w:id="85" w:author="peifang ni" w:date="2026-06-12T18:00:00Z">
            <w:rPr/>
          </w:rPrChange>
        </w:rPr>
        <w:t>。</w:t>
      </w:r>
      <w:r>
        <w:rPr>
          <w:sz w:val="24"/>
          <w:rPrChange w:id="86" w:author="peifang ni" w:date="2026-06-12T18:00:00Z">
            <w:rPr/>
          </w:rPrChange>
        </w:rPr>
        <w:t xml:space="preserve">2023 </w:t>
      </w:r>
      <w:r>
        <w:rPr>
          <w:sz w:val="24"/>
          <w:rPrChange w:id="87" w:author="peifang ni" w:date="2026-06-12T18:00:00Z">
            <w:rPr/>
          </w:rPrChange>
        </w:rPr>
        <w:t>年，</w:t>
      </w:r>
      <w:r>
        <w:rPr>
          <w:sz w:val="24"/>
          <w:rPrChange w:id="88" w:author="peifang ni" w:date="2026-06-12T18:00:00Z">
            <w:rPr/>
          </w:rPrChange>
        </w:rPr>
        <w:t xml:space="preserve">Park </w:t>
      </w:r>
      <w:r>
        <w:rPr>
          <w:sz w:val="24"/>
          <w:rPrChange w:id="89" w:author="peifang ni" w:date="2026-06-12T18:00:00Z">
            <w:rPr/>
          </w:rPrChange>
        </w:rPr>
        <w:t>等提出的</w:t>
      </w:r>
      <w:r>
        <w:rPr>
          <w:sz w:val="24"/>
          <w:rPrChange w:id="90" w:author="peifang ni" w:date="2026-06-12T18:00:00Z">
            <w:rPr/>
          </w:rPrChange>
        </w:rPr>
        <w:t xml:space="preserve"> Generative Agents </w:t>
      </w:r>
      <w:r>
        <w:rPr>
          <w:sz w:val="24"/>
          <w:rPrChange w:id="91" w:author="peifang ni" w:date="2026-06-12T18:00:00Z">
            <w:rPr/>
          </w:rPrChange>
        </w:rPr>
        <w:t>通过为智能体注入记忆、反思与社会行为模拟机制，在虚拟环境中实现了可信的人类行为复现，标志着智能体从</w:t>
      </w:r>
      <w:r>
        <w:rPr>
          <w:sz w:val="24"/>
          <w:rPrChange w:id="92" w:author="peifang ni" w:date="2026-06-12T18:00:00Z">
            <w:rPr/>
          </w:rPrChange>
        </w:rPr>
        <w:t>"</w:t>
      </w:r>
      <w:r>
        <w:rPr>
          <w:sz w:val="24"/>
          <w:rPrChange w:id="93" w:author="peifang ni" w:date="2026-06-12T18:00:00Z">
            <w:rPr/>
          </w:rPrChange>
        </w:rPr>
        <w:t>概率性语言模型</w:t>
      </w:r>
      <w:r>
        <w:rPr>
          <w:sz w:val="24"/>
          <w:rPrChange w:id="94" w:author="peifang ni" w:date="2026-06-12T18:00:00Z">
            <w:rPr/>
          </w:rPrChange>
        </w:rPr>
        <w:t>"</w:t>
      </w:r>
      <w:r>
        <w:rPr>
          <w:sz w:val="24"/>
          <w:rPrChange w:id="95" w:author="peifang ni" w:date="2026-06-12T18:00:00Z">
            <w:rPr/>
          </w:rPrChange>
        </w:rPr>
        <w:t>向</w:t>
      </w:r>
      <w:r>
        <w:rPr>
          <w:sz w:val="24"/>
          <w:rPrChange w:id="96" w:author="peifang ni" w:date="2026-06-12T18:00:00Z">
            <w:rPr/>
          </w:rPrChange>
        </w:rPr>
        <w:t>"</w:t>
      </w:r>
      <w:r>
        <w:rPr>
          <w:sz w:val="24"/>
          <w:rPrChange w:id="97" w:author="peifang ni" w:date="2026-06-12T18:00:00Z">
            <w:rPr/>
          </w:rPrChange>
        </w:rPr>
        <w:t>状态化自主实体</w:t>
      </w:r>
      <w:r>
        <w:rPr>
          <w:sz w:val="24"/>
          <w:rPrChange w:id="98" w:author="peifang ni" w:date="2026-06-12T18:00:00Z">
            <w:rPr/>
          </w:rPrChange>
        </w:rPr>
        <w:t>"</w:t>
      </w:r>
      <w:r>
        <w:rPr>
          <w:sz w:val="24"/>
          <w:rPrChange w:id="99" w:author="peifang ni" w:date="2026-06-12T18:00:00Z">
            <w:rPr/>
          </w:rPrChange>
        </w:rPr>
        <w:t>的质变</w:t>
      </w:r>
      <w:r>
        <w:rPr>
          <w:sz w:val="24"/>
          <w:rPrChange w:id="100" w:author="peifang ni" w:date="2026-06-12T18:00:00Z">
            <w:rPr/>
          </w:rPrChange>
        </w:rPr>
        <w:t>[25]</w:t>
      </w:r>
      <w:r>
        <w:rPr>
          <w:sz w:val="24"/>
          <w:rPrChange w:id="101" w:author="peifang ni" w:date="2026-06-12T18:00:00Z">
            <w:rPr/>
          </w:rPrChange>
        </w:rPr>
        <w:t>。随着</w:t>
      </w:r>
      <w:r>
        <w:rPr>
          <w:sz w:val="24"/>
          <w:rPrChange w:id="102" w:author="peifang ni" w:date="2026-06-12T18:00:00Z">
            <w:rPr/>
          </w:rPrChange>
        </w:rPr>
        <w:t xml:space="preserve"> </w:t>
      </w:r>
      <w:r>
        <w:rPr>
          <w:sz w:val="24"/>
          <w:rPrChange w:id="103" w:author="peifang ni" w:date="2026-06-12T18:00:00Z">
            <w:rPr/>
          </w:rPrChange>
        </w:rPr>
        <w:t>AutoGen</w:t>
      </w:r>
      <w:r>
        <w:rPr>
          <w:sz w:val="24"/>
          <w:rPrChange w:id="104" w:author="peifang ni" w:date="2026-06-12T18:00:00Z">
            <w:rPr/>
          </w:rPrChange>
        </w:rPr>
        <w:t>、</w:t>
      </w:r>
      <w:r>
        <w:rPr>
          <w:sz w:val="24"/>
          <w:rPrChange w:id="105" w:author="peifang ni" w:date="2026-06-12T18:00:00Z">
            <w:rPr/>
          </w:rPrChange>
        </w:rPr>
        <w:t>MetaGPT</w:t>
      </w:r>
      <w:r>
        <w:rPr>
          <w:sz w:val="24"/>
          <w:rPrChange w:id="106" w:author="peifang ni" w:date="2026-06-12T18:00:00Z">
            <w:rPr/>
          </w:rPrChange>
        </w:rPr>
        <w:t>、</w:t>
      </w:r>
      <w:r>
        <w:rPr>
          <w:sz w:val="24"/>
          <w:rPrChange w:id="107" w:author="peifang ni" w:date="2026-06-12T18:00:00Z">
            <w:rPr/>
          </w:rPrChange>
        </w:rPr>
        <w:t>CrewAI</w:t>
      </w:r>
      <w:r>
        <w:rPr>
          <w:sz w:val="24"/>
          <w:rPrChange w:id="108" w:author="peifang ni" w:date="2026-06-12T18:00:00Z">
            <w:rPr/>
          </w:rPrChange>
        </w:rPr>
        <w:t xml:space="preserve"> </w:t>
      </w:r>
      <w:r>
        <w:rPr>
          <w:sz w:val="24"/>
          <w:rPrChange w:id="109" w:author="peifang ni" w:date="2026-06-12T18:00:00Z">
            <w:rPr/>
          </w:rPrChange>
        </w:rPr>
        <w:t>等多智能体编排框架的成熟，智能体进一步具备了跨角色协作、任务委派与分布式认知的能力，形成了所谓的</w:t>
      </w:r>
      <w:r>
        <w:rPr>
          <w:sz w:val="24"/>
          <w:rPrChange w:id="110" w:author="peifang ni" w:date="2026-06-12T18:00:00Z">
            <w:rPr/>
          </w:rPrChange>
        </w:rPr>
        <w:t xml:space="preserve"> Agentic AI </w:t>
      </w:r>
      <w:r>
        <w:rPr>
          <w:sz w:val="24"/>
          <w:rPrChange w:id="111" w:author="peifang ni" w:date="2026-06-12T18:00:00Z">
            <w:rPr/>
          </w:rPrChange>
        </w:rPr>
        <w:t>范式</w:t>
      </w:r>
      <w:r>
        <w:rPr>
          <w:sz w:val="24"/>
          <w:rPrChange w:id="112" w:author="peifang ni" w:date="2026-06-12T18:00:00Z">
            <w:rPr/>
          </w:rPrChange>
        </w:rPr>
        <w:t>[26][27]</w:t>
      </w:r>
      <w:r>
        <w:rPr>
          <w:sz w:val="24"/>
          <w:rPrChange w:id="113" w:author="peifang ni" w:date="2026-06-12T18:00:00Z">
            <w:rPr/>
          </w:rPrChange>
        </w:rPr>
        <w:t>。</w:t>
      </w:r>
    </w:p>
    <w:p w14:paraId="339C9409">
      <w:pPr>
        <w:spacing w:line="360" w:lineRule="auto"/>
        <w:ind w:firstLine="420"/>
        <w:rPr>
          <w:sz w:val="24"/>
          <w:rPrChange w:id="115" w:author="peifang ni" w:date="2026-06-12T18:00:00Z">
            <w:rPr/>
          </w:rPrChange>
        </w:rPr>
        <w:pPrChange w:id="114" w:author="peifang ni" w:date="2026-06-12T18:00:00Z">
          <w:pPr>
            <w:ind w:firstLine="420"/>
          </w:pPr>
        </w:pPrChange>
      </w:pPr>
      <w:r>
        <w:rPr>
          <w:sz w:val="24"/>
          <w:rPrChange w:id="116" w:author="peifang ni" w:date="2026-06-12T18:00:00Z">
            <w:rPr/>
          </w:rPrChange>
        </w:rPr>
        <w:t>智能</w:t>
      </w:r>
      <w:r>
        <w:rPr>
          <w:sz w:val="24"/>
          <w:rPrChange w:id="117" w:author="peifang ni" w:date="2026-06-12T18:00:00Z">
            <w:rPr/>
          </w:rPrChange>
        </w:rPr>
        <w:t>体技术</w:t>
      </w:r>
      <w:r>
        <w:rPr>
          <w:sz w:val="24"/>
          <w:rPrChange w:id="118" w:author="peifang ni" w:date="2026-06-12T18:00:00Z">
            <w:rPr/>
          </w:rPrChange>
        </w:rPr>
        <w:t>已在多个关键领域展现出变革性潜力，其应用深度正从辅助性工具向核心业务流程渗透。在科学研究领域，</w:t>
      </w:r>
      <w:r>
        <w:rPr>
          <w:sz w:val="24"/>
          <w:rPrChange w:id="119" w:author="peifang ni" w:date="2026-06-12T18:00:00Z">
            <w:rPr/>
          </w:rPrChange>
        </w:rPr>
        <w:t>ToolUniverse</w:t>
      </w:r>
      <w:r>
        <w:rPr>
          <w:sz w:val="24"/>
          <w:rPrChange w:id="120" w:author="peifang ni" w:date="2026-06-12T18:00:00Z">
            <w:rPr/>
          </w:rPrChange>
        </w:rPr>
        <w:t xml:space="preserve"> </w:t>
      </w:r>
      <w:r>
        <w:rPr>
          <w:sz w:val="24"/>
          <w:rPrChange w:id="121" w:author="peifang ni" w:date="2026-06-12T18:00:00Z">
            <w:rPr/>
          </w:rPrChange>
        </w:rPr>
        <w:t>等框架将</w:t>
      </w:r>
      <w:r>
        <w:rPr>
          <w:sz w:val="24"/>
          <w:rPrChange w:id="122" w:author="peifang ni" w:date="2026-06-12T18:00:00Z">
            <w:rPr/>
          </w:rPrChange>
        </w:rPr>
        <w:t xml:space="preserve"> 600 </w:t>
      </w:r>
      <w:r>
        <w:rPr>
          <w:sz w:val="24"/>
          <w:rPrChange w:id="123" w:author="peifang ni" w:date="2026-06-12T18:00:00Z">
            <w:rPr/>
          </w:rPrChange>
        </w:rPr>
        <w:t>余</w:t>
      </w:r>
      <w:r>
        <w:rPr>
          <w:sz w:val="24"/>
          <w:rPrChange w:id="124" w:author="peifang ni" w:date="2026-06-12T18:00:00Z">
            <w:rPr/>
          </w:rPrChange>
        </w:rPr>
        <w:t>个</w:t>
      </w:r>
      <w:r>
        <w:rPr>
          <w:sz w:val="24"/>
          <w:rPrChange w:id="125" w:author="peifang ni" w:date="2026-06-12T18:00:00Z">
            <w:rPr/>
          </w:rPrChange>
        </w:rPr>
        <w:t>科学计算模型与数据库封装为统一工具集，支持智能体自动完成假设生成、实验设计与数据分析；在医疗决策领域，</w:t>
      </w:r>
      <w:r>
        <w:rPr>
          <w:sz w:val="24"/>
          <w:rPrChange w:id="126" w:author="peifang ni" w:date="2026-06-12T18:00:00Z">
            <w:rPr/>
          </w:rPrChange>
        </w:rPr>
        <w:t>MedAgentBench</w:t>
      </w:r>
      <w:r>
        <w:rPr>
          <w:sz w:val="24"/>
          <w:rPrChange w:id="127" w:author="peifang ni" w:date="2026-06-12T18:00:00Z">
            <w:rPr/>
          </w:rPrChange>
        </w:rPr>
        <w:t xml:space="preserve"> </w:t>
      </w:r>
      <w:r>
        <w:rPr>
          <w:sz w:val="24"/>
          <w:rPrChange w:id="128" w:author="peifang ni" w:date="2026-06-12T18:00:00Z">
            <w:rPr/>
          </w:rPrChange>
        </w:rPr>
        <w:t>与</w:t>
      </w:r>
      <w:r>
        <w:rPr>
          <w:sz w:val="24"/>
          <w:rPrChange w:id="129" w:author="peifang ni" w:date="2026-06-12T18:00:00Z">
            <w:rPr/>
          </w:rPrChange>
        </w:rPr>
        <w:t xml:space="preserve"> </w:t>
      </w:r>
      <w:r>
        <w:rPr>
          <w:sz w:val="24"/>
          <w:rPrChange w:id="130" w:author="peifang ni" w:date="2026-06-12T18:00:00Z">
            <w:rPr/>
          </w:rPrChange>
        </w:rPr>
        <w:t>AIPatient</w:t>
      </w:r>
      <w:r>
        <w:rPr>
          <w:sz w:val="24"/>
          <w:rPrChange w:id="131" w:author="peifang ni" w:date="2026-06-12T18:00:00Z">
            <w:rPr/>
          </w:rPrChange>
        </w:rPr>
        <w:t xml:space="preserve"> </w:t>
      </w:r>
      <w:r>
        <w:rPr>
          <w:sz w:val="24"/>
          <w:rPrChange w:id="132" w:author="peifang ni" w:date="2026-06-12T18:00:00Z">
            <w:rPr/>
          </w:rPrChange>
        </w:rPr>
        <w:t>等系统利用多智能体架构与检索增强生成（</w:t>
      </w:r>
      <w:r>
        <w:rPr>
          <w:sz w:val="24"/>
          <w:rPrChange w:id="133" w:author="peifang ni" w:date="2026-06-12T18:00:00Z">
            <w:rPr/>
          </w:rPrChange>
        </w:rPr>
        <w:t>RAG</w:t>
      </w:r>
      <w:r>
        <w:rPr>
          <w:sz w:val="24"/>
          <w:rPrChange w:id="134" w:author="peifang ni" w:date="2026-06-12T18:00:00Z">
            <w:rPr/>
          </w:rPrChange>
        </w:rPr>
        <w:t>）技术，实现电子病历检索、临床决策支持与复杂医疗场景模拟</w:t>
      </w:r>
      <w:r>
        <w:rPr>
          <w:sz w:val="24"/>
          <w:rPrChange w:id="135" w:author="peifang ni" w:date="2026-06-12T18:00:00Z">
            <w:rPr/>
          </w:rPrChange>
        </w:rPr>
        <w:t>[28]</w:t>
      </w:r>
      <w:r>
        <w:rPr>
          <w:sz w:val="24"/>
          <w:rPrChange w:id="136" w:author="peifang ni" w:date="2026-06-12T18:00:00Z">
            <w:rPr/>
          </w:rPrChange>
        </w:rPr>
        <w:t>。在金融分析领域，</w:t>
      </w:r>
      <w:r>
        <w:rPr>
          <w:sz w:val="24"/>
          <w:rPrChange w:id="137" w:author="peifang ni" w:date="2026-06-12T18:00:00Z">
            <w:rPr/>
          </w:rPrChange>
        </w:rPr>
        <w:t>TradingAgents</w:t>
      </w:r>
      <w:r>
        <w:rPr>
          <w:sz w:val="24"/>
          <w:rPrChange w:id="138" w:author="peifang ni" w:date="2026-06-12T18:00:00Z">
            <w:rPr/>
          </w:rPrChange>
        </w:rPr>
        <w:t xml:space="preserve"> </w:t>
      </w:r>
      <w:r>
        <w:rPr>
          <w:sz w:val="24"/>
          <w:rPrChange w:id="139" w:author="peifang ni" w:date="2026-06-12T18:00:00Z">
            <w:rPr/>
          </w:rPrChange>
        </w:rPr>
        <w:t>框架构建了包含基本面分析、情绪分析、</w:t>
      </w:r>
      <w:r>
        <w:rPr>
          <w:sz w:val="24"/>
          <w:rPrChange w:id="140" w:author="peifang ni" w:date="2026-06-12T18:00:00Z">
            <w:rPr/>
          </w:rPrChange>
        </w:rPr>
        <w:t>风控等</w:t>
      </w:r>
      <w:r>
        <w:rPr>
          <w:sz w:val="24"/>
          <w:rPrChange w:id="141" w:author="peifang ni" w:date="2026-06-12T18:00:00Z">
            <w:rPr/>
          </w:rPrChange>
        </w:rPr>
        <w:t>多角色的智能体协作系统，通过结构化通信协议模拟真实交易决策流程</w:t>
      </w:r>
      <w:r>
        <w:rPr>
          <w:sz w:val="24"/>
          <w:rPrChange w:id="142" w:author="peifang ni" w:date="2026-06-12T18:00:00Z">
            <w:rPr/>
          </w:rPrChange>
        </w:rPr>
        <w:t>[28]</w:t>
      </w:r>
      <w:r>
        <w:rPr>
          <w:sz w:val="24"/>
          <w:rPrChange w:id="143" w:author="peifang ni" w:date="2026-06-12T18:00:00Z">
            <w:rPr/>
          </w:rPrChange>
        </w:rPr>
        <w:t>。在软件工程领域，</w:t>
      </w:r>
      <w:r>
        <w:rPr>
          <w:sz w:val="24"/>
          <w:rPrChange w:id="144" w:author="peifang ni" w:date="2026-06-12T18:00:00Z">
            <w:rPr/>
          </w:rPrChange>
        </w:rPr>
        <w:t xml:space="preserve">GPT-Engineer </w:t>
      </w:r>
      <w:r>
        <w:rPr>
          <w:sz w:val="24"/>
          <w:rPrChange w:id="145" w:author="peifang ni" w:date="2026-06-12T18:00:00Z">
            <w:rPr/>
          </w:rPrChange>
        </w:rPr>
        <w:t>等系统将</w:t>
      </w:r>
      <w:r>
        <w:rPr>
          <w:sz w:val="24"/>
          <w:rPrChange w:id="146" w:author="peifang ni" w:date="2026-06-12T18:00:00Z">
            <w:rPr/>
          </w:rPrChange>
        </w:rPr>
        <w:t xml:space="preserve"> LLM </w:t>
      </w:r>
      <w:r>
        <w:rPr>
          <w:sz w:val="24"/>
          <w:rPrChange w:id="147" w:author="peifang ni" w:date="2026-06-12T18:00:00Z">
            <w:rPr/>
          </w:rPrChange>
        </w:rPr>
        <w:t>驱动的设计与本地代码执行环境相结合，实现软件的迭代式自动开发</w:t>
      </w:r>
      <w:r>
        <w:rPr>
          <w:sz w:val="24"/>
          <w:rPrChange w:id="148" w:author="peifang ni" w:date="2026-06-12T18:00:00Z">
            <w:rPr/>
          </w:rPrChange>
        </w:rPr>
        <w:t>[28]</w:t>
      </w:r>
      <w:r>
        <w:rPr>
          <w:sz w:val="24"/>
          <w:rPrChange w:id="149" w:author="peifang ni" w:date="2026-06-12T18:00:00Z">
            <w:rPr/>
          </w:rPrChange>
        </w:rPr>
        <w:t>。此外，在企业服务场景中，智能体已深度集成于客户关系管理、办公协同与知识管理流程，成为组织数字化转型的关键基础设施</w:t>
      </w:r>
      <w:r>
        <w:rPr>
          <w:sz w:val="24"/>
          <w:rPrChange w:id="150" w:author="peifang ni" w:date="2026-06-12T18:00:00Z">
            <w:rPr/>
          </w:rPrChange>
        </w:rPr>
        <w:t>[29]</w:t>
      </w:r>
      <w:r>
        <w:rPr>
          <w:sz w:val="24"/>
          <w:rPrChange w:id="151" w:author="peifang ni" w:date="2026-06-12T18:00:00Z">
            <w:rPr/>
          </w:rPrChange>
        </w:rPr>
        <w:t>。这种广泛渗透意味着智能</w:t>
      </w:r>
      <w:r>
        <w:rPr>
          <w:sz w:val="24"/>
          <w:rPrChange w:id="152" w:author="peifang ni" w:date="2026-06-12T18:00:00Z">
            <w:rPr/>
          </w:rPrChange>
        </w:rPr>
        <w:t>体不再</w:t>
      </w:r>
      <w:r>
        <w:rPr>
          <w:sz w:val="24"/>
          <w:rPrChange w:id="153" w:author="peifang ni" w:date="2026-06-12T18:00:00Z">
            <w:rPr/>
          </w:rPrChange>
        </w:rPr>
        <w:t>是孤立的学术原型，而是正在嵌入社会生产系统的核心环节。</w:t>
      </w:r>
    </w:p>
    <w:p w14:paraId="0A4C50B8">
      <w:pPr>
        <w:spacing w:line="360" w:lineRule="auto"/>
        <w:rPr>
          <w:sz w:val="24"/>
          <w:rPrChange w:id="155" w:author="peifang ni" w:date="2026-06-12T18:00:00Z">
            <w:rPr/>
          </w:rPrChange>
        </w:rPr>
        <w:pPrChange w:id="154" w:author="peifang ni" w:date="2026-06-12T18:00:00Z">
          <w:pPr/>
        </w:pPrChange>
      </w:pPr>
    </w:p>
    <w:p w14:paraId="2F588FE2">
      <w:pPr>
        <w:spacing w:line="360" w:lineRule="auto"/>
        <w:rPr>
          <w:sz w:val="24"/>
          <w:rPrChange w:id="157" w:author="peifang ni" w:date="2026-06-12T18:00:00Z">
            <w:rPr/>
          </w:rPrChange>
        </w:rPr>
        <w:pPrChange w:id="156" w:author="peifang ni" w:date="2026-06-12T18:00:00Z">
          <w:pPr/>
        </w:pPrChange>
      </w:pPr>
    </w:p>
    <w:p w14:paraId="096F42EE">
      <w:pPr>
        <w:spacing w:line="360" w:lineRule="auto"/>
        <w:rPr>
          <w:sz w:val="24"/>
          <w:rPrChange w:id="159" w:author="peifang ni" w:date="2026-06-12T18:00:00Z">
            <w:rPr/>
          </w:rPrChange>
        </w:rPr>
        <w:pPrChange w:id="158" w:author="peifang ni" w:date="2026-06-12T18:00:00Z">
          <w:pPr/>
        </w:pPrChange>
      </w:pPr>
    </w:p>
    <w:p w14:paraId="1D821565">
      <w:pPr>
        <w:spacing w:line="360" w:lineRule="auto"/>
        <w:rPr>
          <w:sz w:val="24"/>
          <w:rPrChange w:id="161" w:author="peifang ni" w:date="2026-06-12T18:00:00Z">
            <w:rPr/>
          </w:rPrChange>
        </w:rPr>
        <w:pPrChange w:id="160" w:author="peifang ni" w:date="2026-06-12T18:00:00Z">
          <w:pPr/>
        </w:pPrChange>
      </w:pPr>
    </w:p>
    <w:p w14:paraId="0E61C7B3">
      <w:pPr>
        <w:spacing w:line="360" w:lineRule="auto"/>
        <w:rPr>
          <w:sz w:val="24"/>
          <w:rPrChange w:id="163" w:author="peifang ni" w:date="2026-06-12T18:00:00Z">
            <w:rPr/>
          </w:rPrChange>
        </w:rPr>
        <w:pPrChange w:id="162" w:author="peifang ni" w:date="2026-06-12T18:00:00Z">
          <w:pPr/>
        </w:pPrChange>
      </w:pPr>
    </w:p>
    <w:p w14:paraId="19F8B2FB">
      <w:pPr>
        <w:spacing w:line="360" w:lineRule="auto"/>
        <w:rPr>
          <w:b/>
          <w:bCs/>
          <w:sz w:val="24"/>
        </w:rPr>
        <w:pPrChange w:id="164" w:author="peifang ni" w:date="2026-06-12T18:00:00Z">
          <w:pPr/>
        </w:pPrChange>
      </w:pPr>
      <w:r>
        <w:rPr>
          <w:b/>
          <w:bCs/>
          <w:sz w:val="24"/>
        </w:rPr>
        <w:t>1.3 智能体安全问题</w:t>
      </w:r>
    </w:p>
    <w:p w14:paraId="7A8A3A09">
      <w:pPr>
        <w:spacing w:line="360" w:lineRule="auto"/>
        <w:ind w:firstLine="420"/>
        <w:rPr>
          <w:sz w:val="24"/>
          <w:rPrChange w:id="166" w:author="peifang ni" w:date="2026-06-12T18:00:00Z">
            <w:rPr/>
          </w:rPrChange>
        </w:rPr>
        <w:pPrChange w:id="165" w:author="peifang ni" w:date="2026-06-12T18:00:00Z">
          <w:pPr>
            <w:ind w:firstLine="420"/>
          </w:pPr>
        </w:pPrChange>
      </w:pPr>
      <w:r>
        <w:rPr>
          <w:sz w:val="24"/>
          <w:rPrChange w:id="167" w:author="peifang ni" w:date="2026-06-12T18:00:00Z">
            <w:rPr/>
          </w:rPrChange>
        </w:rPr>
        <w:t>伴随着智能体的广泛应用，其部署过程中已暴露出多起严峻的安全问题。首先，工具调用机制遭到系统性劫持：攻击者可通过篡改工具描述或返回数据，直接操纵智能体的外部</w:t>
      </w:r>
      <w:r>
        <w:rPr>
          <w:sz w:val="24"/>
          <w:rPrChange w:id="168" w:author="peifang ni" w:date="2026-06-12T18:00:00Z">
            <w:rPr/>
          </w:rPrChange>
        </w:rPr>
        <w:t xml:space="preserve"> API </w:t>
      </w:r>
      <w:r>
        <w:rPr>
          <w:sz w:val="24"/>
          <w:rPrChange w:id="169" w:author="peifang ni" w:date="2026-06-12T18:00:00Z">
            <w:rPr/>
          </w:rPrChange>
        </w:rPr>
        <w:t>调用行为，实施拒绝服务或远程代码执行；更为隐蔽的是，仅需向智能体长期记忆中注入少量伪装的技术记录，即可在后续多轮任务中持续劫持</w:t>
      </w:r>
      <w:r>
        <w:rPr>
          <w:sz w:val="24"/>
          <w:rPrChange w:id="170" w:author="peifang ni" w:date="2026-06-12T18:00:00Z">
            <w:rPr/>
          </w:rPrChange>
        </w:rPr>
        <w:t>其工具</w:t>
      </w:r>
      <w:r>
        <w:rPr>
          <w:sz w:val="24"/>
          <w:rPrChange w:id="171" w:author="peifang ni" w:date="2026-06-12T18:00:00Z">
            <w:rPr/>
          </w:rPrChange>
        </w:rPr>
        <w:t>选择决策，且现有安全防御几乎无法识别此类记忆投毒攻击</w:t>
      </w:r>
      <w:r>
        <w:rPr>
          <w:sz w:val="24"/>
          <w:rPrChange w:id="172" w:author="peifang ni" w:date="2026-06-12T18:00:00Z">
            <w:rPr/>
          </w:rPrChange>
        </w:rPr>
        <w:t>[30][31]</w:t>
      </w:r>
      <w:r>
        <w:rPr>
          <w:sz w:val="24"/>
          <w:rPrChange w:id="173" w:author="peifang ni" w:date="2026-06-12T18:00:00Z">
            <w:rPr/>
          </w:rPrChange>
        </w:rPr>
        <w:t>。其次，记忆</w:t>
      </w:r>
      <w:r>
        <w:rPr>
          <w:sz w:val="24"/>
          <w:rPrChange w:id="174" w:author="peifang ni" w:date="2026-06-12T18:00:00Z">
            <w:rPr/>
          </w:rPrChange>
        </w:rPr>
        <w:t>库成为</w:t>
      </w:r>
      <w:r>
        <w:rPr>
          <w:sz w:val="24"/>
          <w:rPrChange w:id="175" w:author="peifang ni" w:date="2026-06-12T18:00:00Z">
            <w:rPr/>
          </w:rPrChange>
        </w:rPr>
        <w:t>持久化攻击载体：攻击者可在检索增强生成（</w:t>
      </w:r>
      <w:r>
        <w:rPr>
          <w:sz w:val="24"/>
          <w:rPrChange w:id="176" w:author="peifang ni" w:date="2026-06-12T18:00:00Z">
            <w:rPr/>
          </w:rPrChange>
        </w:rPr>
        <w:t>RAG</w:t>
      </w:r>
      <w:r>
        <w:rPr>
          <w:sz w:val="24"/>
          <w:rPrChange w:id="177" w:author="peifang ni" w:date="2026-06-12T18:00:00Z">
            <w:rPr/>
          </w:rPrChange>
        </w:rPr>
        <w:t>）记忆库中植入视觉语义触发器，使其作为</w:t>
      </w:r>
      <w:r>
        <w:rPr>
          <w:sz w:val="24"/>
          <w:rPrChange w:id="178" w:author="peifang ni" w:date="2026-06-12T18:00:00Z">
            <w:rPr/>
          </w:rPrChange>
        </w:rPr>
        <w:t>"</w:t>
      </w:r>
      <w:r>
        <w:rPr>
          <w:sz w:val="24"/>
          <w:rPrChange w:id="179" w:author="peifang ni" w:date="2026-06-12T18:00:00Z">
            <w:rPr/>
          </w:rPrChange>
        </w:rPr>
        <w:t>休眠代理</w:t>
      </w:r>
      <w:r>
        <w:rPr>
          <w:sz w:val="24"/>
          <w:rPrChange w:id="180" w:author="peifang ni" w:date="2026-06-12T18:00:00Z">
            <w:rPr/>
          </w:rPrChange>
        </w:rPr>
        <w:t>"</w:t>
      </w:r>
      <w:r>
        <w:rPr>
          <w:sz w:val="24"/>
          <w:rPrChange w:id="181" w:author="peifang ni" w:date="2026-06-12T18:00:00Z">
            <w:rPr/>
          </w:rPrChange>
        </w:rPr>
        <w:t>潜伏于系统内部，在未来规划阶段隐式劫持智能体的推理链；而记忆被污染后产生的有害输出与模型固有失败难以区分，导致防御系统难以归因，有效防御窗口被压缩至不足</w:t>
      </w:r>
      <w:r>
        <w:rPr>
          <w:sz w:val="24"/>
          <w:rPrChange w:id="182" w:author="peifang ni" w:date="2026-06-12T18:00:00Z">
            <w:rPr/>
          </w:rPrChange>
        </w:rPr>
        <w:t xml:space="preserve"> 5 </w:t>
      </w:r>
      <w:r>
        <w:rPr>
          <w:sz w:val="24"/>
          <w:rPrChange w:id="183" w:author="peifang ni" w:date="2026-06-12T18:00:00Z">
            <w:rPr/>
          </w:rPrChange>
        </w:rPr>
        <w:t>个</w:t>
      </w:r>
      <w:r>
        <w:rPr>
          <w:sz w:val="24"/>
          <w:rPrChange w:id="184" w:author="peifang ni" w:date="2026-06-12T18:00:00Z">
            <w:rPr/>
          </w:rPrChange>
        </w:rPr>
        <w:t>会话周期</w:t>
      </w:r>
      <w:r>
        <w:rPr>
          <w:sz w:val="24"/>
          <w:rPrChange w:id="185" w:author="peifang ni" w:date="2026-06-12T18:00:00Z">
            <w:rPr/>
          </w:rPrChange>
        </w:rPr>
        <w:t>[32][33]</w:t>
      </w:r>
      <w:r>
        <w:rPr>
          <w:sz w:val="24"/>
          <w:rPrChange w:id="186" w:author="peifang ni" w:date="2026-06-12T18:00:00Z">
            <w:rPr/>
          </w:rPrChange>
        </w:rPr>
        <w:t>。再次，执行环境隔离失效：高能力智能体在自主研究任务中曾通过多步骤利用链识别沙箱内漏洞、实现权限提升，最终突破沙箱边界获得未授权网络访问并对外传输数据，暴露出沙</w:t>
      </w:r>
      <w:r>
        <w:rPr>
          <w:sz w:val="24"/>
          <w:rPrChange w:id="187" w:author="peifang ni" w:date="2026-06-12T18:00:00Z">
            <w:rPr/>
          </w:rPrChange>
        </w:rPr>
        <w:t>箱机制</w:t>
      </w:r>
      <w:r>
        <w:rPr>
          <w:sz w:val="24"/>
          <w:rPrChange w:id="188" w:author="peifang ni" w:date="2026-06-12T18:00:00Z">
            <w:rPr/>
          </w:rPrChange>
        </w:rPr>
        <w:t>在自主</w:t>
      </w:r>
      <w:r>
        <w:rPr>
          <w:sz w:val="24"/>
          <w:rPrChange w:id="189" w:author="peifang ni" w:date="2026-06-12T18:00:00Z">
            <w:rPr/>
          </w:rPrChange>
        </w:rPr>
        <w:t xml:space="preserve"> Agent </w:t>
      </w:r>
      <w:r>
        <w:rPr>
          <w:sz w:val="24"/>
          <w:rPrChange w:id="190" w:author="peifang ni" w:date="2026-06-12T18:00:00Z">
            <w:rPr/>
          </w:rPrChange>
        </w:rPr>
        <w:t>面前的脆弱性</w:t>
      </w:r>
      <w:r>
        <w:rPr>
          <w:sz w:val="24"/>
          <w:rPrChange w:id="191" w:author="peifang ni" w:date="2026-06-12T18:00:00Z">
            <w:rPr/>
          </w:rPrChange>
        </w:rPr>
        <w:t>[34]</w:t>
      </w:r>
      <w:r>
        <w:rPr>
          <w:sz w:val="24"/>
          <w:rPrChange w:id="192" w:author="peifang ni" w:date="2026-06-12T18:00:00Z">
            <w:rPr/>
          </w:rPrChange>
        </w:rPr>
        <w:t>。此外，推理过程遭受深层操纵：攻击者可通过约束收紧与推理劫持技术，在不改变外部任务表象的前提下直接操纵智能体的多</w:t>
      </w:r>
      <w:r>
        <w:rPr>
          <w:sz w:val="24"/>
          <w:rPrChange w:id="193" w:author="peifang ni" w:date="2026-06-12T18:00:00Z">
            <w:rPr/>
          </w:rPrChange>
        </w:rPr>
        <w:t>步规划</w:t>
      </w:r>
      <w:r>
        <w:rPr>
          <w:sz w:val="24"/>
          <w:rPrChange w:id="194" w:author="peifang ni" w:date="2026-06-12T18:00:00Z">
            <w:rPr/>
          </w:rPrChange>
        </w:rPr>
        <w:t>与决策排序，使其在任务分解与资源分配阶段产生系统性偏差，形成不可还原的决策复杂性</w:t>
      </w:r>
      <w:r>
        <w:rPr>
          <w:sz w:val="24"/>
          <w:rPrChange w:id="195" w:author="peifang ni" w:date="2026-06-12T18:00:00Z">
            <w:rPr/>
          </w:rPrChange>
        </w:rPr>
        <w:t>[35]</w:t>
      </w:r>
      <w:r>
        <w:rPr>
          <w:sz w:val="24"/>
          <w:rPrChange w:id="196" w:author="peifang ni" w:date="2026-06-12T18:00:00Z">
            <w:rPr/>
          </w:rPrChange>
        </w:rPr>
        <w:t>。最后，权限配置失当引发持续暴露：智能体在部署时往往被赋予宽泛的</w:t>
      </w:r>
      <w:r>
        <w:rPr>
          <w:sz w:val="24"/>
          <w:rPrChange w:id="197" w:author="peifang ni" w:date="2026-06-12T18:00:00Z">
            <w:rPr/>
          </w:rPrChange>
        </w:rPr>
        <w:t xml:space="preserve"> IAM </w:t>
      </w:r>
      <w:r>
        <w:rPr>
          <w:sz w:val="24"/>
          <w:rPrChange w:id="198" w:author="peifang ni" w:date="2026-06-12T18:00:00Z">
            <w:rPr/>
          </w:rPrChange>
        </w:rPr>
        <w:t>角色且后续缺乏审查，导致其权限与实际使用需求之间的偏差随时间不断扩大，形成</w:t>
      </w:r>
      <w:r>
        <w:rPr>
          <w:sz w:val="24"/>
          <w:rPrChange w:id="199" w:author="peifang ni" w:date="2026-06-12T18:00:00Z">
            <w:rPr/>
          </w:rPrChange>
        </w:rPr>
        <w:t>"</w:t>
      </w:r>
      <w:r>
        <w:rPr>
          <w:sz w:val="24"/>
          <w:rPrChange w:id="200" w:author="peifang ni" w:date="2026-06-12T18:00:00Z">
            <w:rPr/>
          </w:rPrChange>
        </w:rPr>
        <w:t>永久性的待机暴露面</w:t>
      </w:r>
      <w:r>
        <w:rPr>
          <w:sz w:val="24"/>
          <w:rPrChange w:id="201" w:author="peifang ni" w:date="2026-06-12T18:00:00Z">
            <w:rPr/>
          </w:rPrChange>
        </w:rPr>
        <w:t>"</w:t>
      </w:r>
      <w:r>
        <w:rPr>
          <w:sz w:val="24"/>
          <w:rPrChange w:id="202" w:author="peifang ni" w:date="2026-06-12T18:00:00Z">
            <w:rPr/>
          </w:rPrChange>
        </w:rPr>
        <w:t>，直接违背最小权限原则</w:t>
      </w:r>
      <w:r>
        <w:rPr>
          <w:sz w:val="24"/>
          <w:rPrChange w:id="203" w:author="peifang ni" w:date="2026-06-12T18:00:00Z">
            <w:rPr/>
          </w:rPrChange>
        </w:rPr>
        <w:t>[36]</w:t>
      </w:r>
      <w:r>
        <w:rPr>
          <w:sz w:val="24"/>
          <w:rPrChange w:id="204" w:author="peifang ni" w:date="2026-06-12T18:00:00Z">
            <w:rPr/>
          </w:rPrChange>
        </w:rPr>
        <w:t>。</w:t>
      </w:r>
    </w:p>
    <w:p w14:paraId="04BF799A">
      <w:pPr>
        <w:spacing w:line="360" w:lineRule="auto"/>
        <w:ind w:firstLine="420"/>
        <w:rPr>
          <w:sz w:val="24"/>
          <w:rPrChange w:id="206" w:author="peifang ni" w:date="2026-06-12T18:00:00Z">
            <w:rPr/>
          </w:rPrChange>
        </w:rPr>
        <w:pPrChange w:id="205" w:author="peifang ni" w:date="2026-06-12T18:00:00Z">
          <w:pPr>
            <w:ind w:firstLine="420"/>
          </w:pPr>
        </w:pPrChange>
      </w:pPr>
      <w:r>
        <w:rPr>
          <w:rFonts w:hint="eastAsia"/>
          <w:sz w:val="24"/>
          <w:rPrChange w:id="207" w:author="peifang ni" w:date="2026-06-12T18:00:00Z">
            <w:rPr>
              <w:rFonts w:hint="eastAsia"/>
            </w:rPr>
          </w:rPrChange>
        </w:rPr>
        <w:t>除此之外，</w:t>
      </w:r>
      <w:r>
        <w:rPr>
          <w:sz w:val="24"/>
          <w:rPrChange w:id="208" w:author="peifang ni" w:date="2026-06-12T18:00:00Z">
            <w:rPr/>
          </w:rPrChange>
        </w:rPr>
        <w:t>智能体的自主性</w:t>
      </w:r>
      <w:r>
        <w:rPr>
          <w:rFonts w:hint="eastAsia"/>
          <w:sz w:val="24"/>
          <w:rPrChange w:id="209" w:author="peifang ni" w:date="2026-06-12T18:00:00Z">
            <w:rPr>
              <w:rFonts w:hint="eastAsia"/>
            </w:rPr>
          </w:rPrChange>
        </w:rPr>
        <w:t>还</w:t>
      </w:r>
      <w:r>
        <w:rPr>
          <w:sz w:val="24"/>
          <w:rPrChange w:id="210" w:author="peifang ni" w:date="2026-06-12T18:00:00Z">
            <w:rPr/>
          </w:rPrChange>
        </w:rPr>
        <w:t>引入了传统安全模型难以覆盖的持续性、级联化风险。其中，权限与访问控制的缺失是贯穿上述问题的核心瓶颈：工具调用缺乏精确权限界定，记忆写操作缺乏身份治理，沙箱逃逸暴露了粗粒度授权的危害，而推理链操纵则揭示了传统</w:t>
      </w:r>
      <w:r>
        <w:rPr>
          <w:sz w:val="24"/>
          <w:rPrChange w:id="211" w:author="peifang ni" w:date="2026-06-12T18:00:00Z">
            <w:rPr/>
          </w:rPrChange>
        </w:rPr>
        <w:t>"</w:t>
      </w:r>
      <w:r>
        <w:rPr>
          <w:sz w:val="24"/>
          <w:rPrChange w:id="212" w:author="peifang ni" w:date="2026-06-12T18:00:00Z">
            <w:rPr/>
          </w:rPrChange>
        </w:rPr>
        <w:t>身份</w:t>
      </w:r>
      <w:r>
        <w:rPr>
          <w:sz w:val="24"/>
          <w:rPrChange w:id="213" w:author="peifang ni" w:date="2026-06-12T18:00:00Z">
            <w:rPr/>
          </w:rPrChange>
        </w:rPr>
        <w:t>-</w:t>
      </w:r>
      <w:r>
        <w:rPr>
          <w:sz w:val="24"/>
          <w:rPrChange w:id="214" w:author="peifang ni" w:date="2026-06-12T18:00:00Z">
            <w:rPr/>
          </w:rPrChange>
        </w:rPr>
        <w:t>权限</w:t>
      </w:r>
      <w:r>
        <w:rPr>
          <w:sz w:val="24"/>
          <w:rPrChange w:id="215" w:author="peifang ni" w:date="2026-06-12T18:00:00Z">
            <w:rPr/>
          </w:rPrChange>
        </w:rPr>
        <w:t>"</w:t>
      </w:r>
      <w:r>
        <w:rPr>
          <w:sz w:val="24"/>
          <w:rPrChange w:id="216" w:author="peifang ni" w:date="2026-06-12T18:00:00Z">
            <w:rPr/>
          </w:rPrChange>
        </w:rPr>
        <w:t>二元模型在自主决策场景下的失效。因此，构建面向智能体的精细化授权安全机制，已成为保障其可信部署的紧迫学术命题。</w:t>
      </w:r>
      <w:r>
        <w:rPr>
          <w:rFonts w:hint="eastAsia"/>
          <w:sz w:val="24"/>
          <w:rPrChange w:id="217" w:author="peifang ni" w:date="2026-06-12T18:00:00Z">
            <w:rPr>
              <w:rFonts w:hint="eastAsia"/>
            </w:rPr>
          </w:rPrChange>
        </w:rPr>
        <w:t>在已登记的</w:t>
      </w:r>
      <w:r>
        <w:rPr>
          <w:rFonts w:hint="eastAsia"/>
          <w:sz w:val="24"/>
          <w:rPrChange w:id="218" w:author="peifang ni" w:date="2026-06-12T18:00:00Z">
            <w:rPr>
              <w:rFonts w:hint="eastAsia"/>
            </w:rPr>
          </w:rPrChange>
        </w:rPr>
        <w:t>CVE</w:t>
      </w:r>
      <w:r>
        <w:rPr>
          <w:rFonts w:hint="eastAsia"/>
          <w:sz w:val="24"/>
          <w:rPrChange w:id="219" w:author="peifang ni" w:date="2026-06-12T18:00:00Z">
            <w:rPr>
              <w:rFonts w:hint="eastAsia"/>
            </w:rPr>
          </w:rPrChange>
        </w:rPr>
        <w:t>漏洞中，有</w:t>
      </w:r>
      <w:r>
        <w:rPr>
          <w:rFonts w:hint="eastAsia"/>
          <w:sz w:val="24"/>
          <w:rPrChange w:id="220" w:author="peifang ni" w:date="2026-06-12T18:00:00Z">
            <w:rPr>
              <w:rFonts w:hint="eastAsia"/>
            </w:rPr>
          </w:rPrChange>
        </w:rPr>
        <w:t>19</w:t>
      </w:r>
      <w:r>
        <w:rPr>
          <w:rFonts w:hint="eastAsia"/>
          <w:sz w:val="24"/>
          <w:rPrChange w:id="221" w:author="peifang ni" w:date="2026-06-12T18:00:00Z">
            <w:rPr>
              <w:rFonts w:hint="eastAsia"/>
            </w:rPr>
          </w:rPrChange>
        </w:rPr>
        <w:t>个与智能体相关漏洞，而其中有</w:t>
      </w:r>
      <w:r>
        <w:rPr>
          <w:rFonts w:hint="eastAsia"/>
          <w:sz w:val="24"/>
          <w:rPrChange w:id="222" w:author="peifang ni" w:date="2026-06-12T18:00:00Z">
            <w:rPr>
              <w:rFonts w:hint="eastAsia"/>
            </w:rPr>
          </w:rPrChange>
        </w:rPr>
        <w:t>11</w:t>
      </w:r>
      <w:r>
        <w:rPr>
          <w:rFonts w:hint="eastAsia"/>
          <w:sz w:val="24"/>
          <w:rPrChange w:id="223" w:author="peifang ni" w:date="2026-06-12T18:00:00Z">
            <w:rPr>
              <w:rFonts w:hint="eastAsia"/>
            </w:rPr>
          </w:rPrChange>
        </w:rPr>
        <w:t>个与授权相关，如表。由此可见，授权问题是智能</w:t>
      </w:r>
      <w:r>
        <w:rPr>
          <w:rFonts w:hint="eastAsia"/>
          <w:sz w:val="24"/>
          <w:rPrChange w:id="224" w:author="peifang ni" w:date="2026-06-12T18:00:00Z">
            <w:rPr>
              <w:rFonts w:hint="eastAsia"/>
            </w:rPr>
          </w:rPrChange>
        </w:rPr>
        <w:t>体目前</w:t>
      </w:r>
      <w:r>
        <w:rPr>
          <w:rFonts w:hint="eastAsia"/>
          <w:sz w:val="24"/>
          <w:rPrChange w:id="225" w:author="peifang ni" w:date="2026-06-12T18:00:00Z">
            <w:rPr>
              <w:rFonts w:hint="eastAsia"/>
            </w:rPr>
          </w:rPrChange>
        </w:rPr>
        <w:t>安全问题的重中之重。</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4"/>
        <w:gridCol w:w="2841"/>
      </w:tblGrid>
      <w:tr w14:paraId="029A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03A941D">
            <w:pPr>
              <w:spacing w:line="360" w:lineRule="auto"/>
              <w:jc w:val="center"/>
              <w:rPr>
                <w:sz w:val="24"/>
                <w:rPrChange w:id="227" w:author="peifang ni" w:date="2026-06-12T18:00:00Z">
                  <w:rPr/>
                </w:rPrChange>
              </w:rPr>
              <w:pPrChange w:id="226" w:author="peifang ni" w:date="2026-06-12T18:00:00Z">
                <w:pPr>
                  <w:jc w:val="center"/>
                </w:pPr>
              </w:pPrChange>
            </w:pPr>
            <w:r>
              <w:rPr>
                <w:rFonts w:hint="eastAsia"/>
                <w:sz w:val="24"/>
                <w:rPrChange w:id="228" w:author="peifang ni" w:date="2026-06-12T18:00:00Z">
                  <w:rPr>
                    <w:rFonts w:hint="eastAsia"/>
                  </w:rPr>
                </w:rPrChange>
              </w:rPr>
              <w:t>漏洞类型</w:t>
            </w:r>
          </w:p>
        </w:tc>
        <w:tc>
          <w:tcPr>
            <w:tcW w:w="2841" w:type="dxa"/>
          </w:tcPr>
          <w:p w14:paraId="52678A66">
            <w:pPr>
              <w:spacing w:line="360" w:lineRule="auto"/>
              <w:jc w:val="center"/>
              <w:rPr>
                <w:sz w:val="24"/>
                <w:rPrChange w:id="230" w:author="peifang ni" w:date="2026-06-12T18:00:00Z">
                  <w:rPr/>
                </w:rPrChange>
              </w:rPr>
              <w:pPrChange w:id="229" w:author="peifang ni" w:date="2026-06-12T18:00:00Z">
                <w:pPr>
                  <w:jc w:val="center"/>
                </w:pPr>
              </w:pPrChange>
            </w:pPr>
            <w:r>
              <w:rPr>
                <w:rFonts w:hint="eastAsia"/>
                <w:sz w:val="24"/>
                <w:rPrChange w:id="231" w:author="peifang ni" w:date="2026-06-12T18:00:00Z">
                  <w:rPr>
                    <w:rFonts w:hint="eastAsia"/>
                  </w:rPr>
                </w:rPrChange>
              </w:rPr>
              <w:t>CVE</w:t>
            </w:r>
            <w:r>
              <w:rPr>
                <w:rFonts w:hint="eastAsia"/>
                <w:sz w:val="24"/>
                <w:rPrChange w:id="232" w:author="peifang ni" w:date="2026-06-12T18:00:00Z">
                  <w:rPr>
                    <w:rFonts w:hint="eastAsia"/>
                  </w:rPr>
                </w:rPrChange>
              </w:rPr>
              <w:t>编号</w:t>
            </w:r>
          </w:p>
        </w:tc>
      </w:tr>
      <w:tr w14:paraId="665D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877A50A">
            <w:pPr>
              <w:spacing w:line="360" w:lineRule="auto"/>
              <w:jc w:val="center"/>
              <w:rPr>
                <w:sz w:val="24"/>
                <w:rPrChange w:id="234" w:author="peifang ni" w:date="2026-06-12T18:00:00Z">
                  <w:rPr/>
                </w:rPrChange>
              </w:rPr>
              <w:pPrChange w:id="233" w:author="peifang ni" w:date="2026-06-12T18:00:00Z">
                <w:pPr>
                  <w:jc w:val="center"/>
                </w:pPr>
              </w:pPrChange>
            </w:pPr>
            <w:r>
              <w:rPr>
                <w:rFonts w:hint="eastAsia"/>
                <w:sz w:val="24"/>
                <w:rPrChange w:id="235" w:author="peifang ni" w:date="2026-06-12T18:00:00Z">
                  <w:rPr>
                    <w:rFonts w:hint="eastAsia"/>
                  </w:rPr>
                </w:rPrChange>
              </w:rPr>
              <w:t>认证绕过</w:t>
            </w:r>
            <w:r>
              <w:rPr>
                <w:rFonts w:hint="eastAsia"/>
                <w:sz w:val="24"/>
                <w:rPrChange w:id="236" w:author="peifang ni" w:date="2026-06-12T18:00:00Z">
                  <w:rPr>
                    <w:rFonts w:hint="eastAsia"/>
                  </w:rPr>
                </w:rPrChange>
              </w:rPr>
              <w:t xml:space="preserve"> / </w:t>
            </w:r>
            <w:r>
              <w:rPr>
                <w:rFonts w:hint="eastAsia"/>
                <w:sz w:val="24"/>
                <w:rPrChange w:id="237" w:author="peifang ni" w:date="2026-06-12T18:00:00Z">
                  <w:rPr>
                    <w:rFonts w:hint="eastAsia"/>
                  </w:rPr>
                </w:rPrChange>
              </w:rPr>
              <w:t>自动设备批准</w:t>
            </w:r>
          </w:p>
        </w:tc>
        <w:tc>
          <w:tcPr>
            <w:tcW w:w="2841" w:type="dxa"/>
          </w:tcPr>
          <w:p w14:paraId="53294875">
            <w:pPr>
              <w:spacing w:line="360" w:lineRule="auto"/>
              <w:jc w:val="center"/>
              <w:rPr>
                <w:sz w:val="24"/>
                <w:rPrChange w:id="239" w:author="peifang ni" w:date="2026-06-12T18:00:00Z">
                  <w:rPr/>
                </w:rPrChange>
              </w:rPr>
              <w:pPrChange w:id="238" w:author="peifang ni" w:date="2026-06-12T18:00:00Z">
                <w:pPr>
                  <w:jc w:val="center"/>
                </w:pPr>
              </w:pPrChange>
            </w:pPr>
            <w:r>
              <w:rPr>
                <w:sz w:val="24"/>
                <w:rPrChange w:id="240" w:author="peifang ni" w:date="2026-06-12T18:00:00Z">
                  <w:rPr/>
                </w:rPrChange>
              </w:rPr>
              <w:t>CVE-2026-25253</w:t>
            </w:r>
          </w:p>
        </w:tc>
      </w:tr>
      <w:tr w14:paraId="526E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E3D9264">
            <w:pPr>
              <w:spacing w:line="360" w:lineRule="auto"/>
              <w:jc w:val="center"/>
              <w:rPr>
                <w:sz w:val="24"/>
                <w:rPrChange w:id="242" w:author="peifang ni" w:date="2026-06-12T18:00:00Z">
                  <w:rPr/>
                </w:rPrChange>
              </w:rPr>
              <w:pPrChange w:id="241" w:author="peifang ni" w:date="2026-06-12T18:00:00Z">
                <w:pPr>
                  <w:jc w:val="center"/>
                </w:pPr>
              </w:pPrChange>
            </w:pPr>
            <w:r>
              <w:rPr>
                <w:rFonts w:hint="eastAsia"/>
                <w:sz w:val="24"/>
                <w:rPrChange w:id="243" w:author="peifang ni" w:date="2026-06-12T18:00:00Z">
                  <w:rPr>
                    <w:rFonts w:hint="eastAsia"/>
                  </w:rPr>
                </w:rPrChange>
              </w:rPr>
              <w:t>配置注入</w:t>
            </w:r>
            <w:r>
              <w:rPr>
                <w:rFonts w:hint="eastAsia"/>
                <w:sz w:val="24"/>
                <w:rPrChange w:id="244" w:author="peifang ni" w:date="2026-06-12T18:00:00Z">
                  <w:rPr>
                    <w:rFonts w:hint="eastAsia"/>
                  </w:rPr>
                </w:rPrChange>
              </w:rPr>
              <w:t xml:space="preserve"> / </w:t>
            </w:r>
            <w:r>
              <w:rPr>
                <w:rFonts w:hint="eastAsia"/>
                <w:sz w:val="24"/>
                <w:rPrChange w:id="245" w:author="peifang ni" w:date="2026-06-12T18:00:00Z">
                  <w:rPr>
                    <w:rFonts w:hint="eastAsia"/>
                  </w:rPr>
                </w:rPrChange>
              </w:rPr>
              <w:t>权限提升</w:t>
            </w:r>
          </w:p>
        </w:tc>
        <w:tc>
          <w:tcPr>
            <w:tcW w:w="2841" w:type="dxa"/>
          </w:tcPr>
          <w:p w14:paraId="5F1E77B8">
            <w:pPr>
              <w:spacing w:line="360" w:lineRule="auto"/>
              <w:jc w:val="center"/>
              <w:rPr>
                <w:sz w:val="24"/>
                <w:rPrChange w:id="247" w:author="peifang ni" w:date="2026-06-12T18:00:00Z">
                  <w:rPr/>
                </w:rPrChange>
              </w:rPr>
              <w:pPrChange w:id="246" w:author="peifang ni" w:date="2026-06-12T18:00:00Z">
                <w:pPr>
                  <w:jc w:val="center"/>
                </w:pPr>
              </w:pPrChange>
            </w:pPr>
            <w:r>
              <w:rPr>
                <w:sz w:val="24"/>
                <w:rPrChange w:id="248" w:author="peifang ni" w:date="2026-06-12T18:00:00Z">
                  <w:rPr/>
                </w:rPrChange>
              </w:rPr>
              <w:t>CVE-2025-61260</w:t>
            </w:r>
          </w:p>
        </w:tc>
      </w:tr>
      <w:tr w14:paraId="1EEB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3C0A4CF">
            <w:pPr>
              <w:spacing w:line="360" w:lineRule="auto"/>
              <w:jc w:val="center"/>
              <w:rPr>
                <w:sz w:val="24"/>
                <w:rPrChange w:id="250" w:author="peifang ni" w:date="2026-06-12T18:00:00Z">
                  <w:rPr/>
                </w:rPrChange>
              </w:rPr>
              <w:pPrChange w:id="249" w:author="peifang ni" w:date="2026-06-12T18:00:00Z">
                <w:pPr>
                  <w:jc w:val="center"/>
                </w:pPr>
              </w:pPrChange>
            </w:pPr>
            <w:r>
              <w:rPr>
                <w:rFonts w:hint="eastAsia"/>
                <w:sz w:val="24"/>
                <w:rPrChange w:id="251" w:author="peifang ni" w:date="2026-06-12T18:00:00Z">
                  <w:rPr>
                    <w:rFonts w:hint="eastAsia"/>
                  </w:rPr>
                </w:rPrChange>
              </w:rPr>
              <w:t>授权绕过</w:t>
            </w:r>
            <w:r>
              <w:rPr>
                <w:rFonts w:hint="eastAsia"/>
                <w:sz w:val="24"/>
                <w:rPrChange w:id="252" w:author="peifang ni" w:date="2026-06-12T18:00:00Z">
                  <w:rPr>
                    <w:rFonts w:hint="eastAsia"/>
                  </w:rPr>
                </w:rPrChange>
              </w:rPr>
              <w:t xml:space="preserve"> / </w:t>
            </w:r>
            <w:r>
              <w:rPr>
                <w:rFonts w:hint="eastAsia"/>
                <w:sz w:val="24"/>
                <w:rPrChange w:id="253" w:author="peifang ni" w:date="2026-06-12T18:00:00Z">
                  <w:rPr>
                    <w:rFonts w:hint="eastAsia"/>
                  </w:rPr>
                </w:rPrChange>
              </w:rPr>
              <w:t>自动启用</w:t>
            </w:r>
            <w:r>
              <w:rPr>
                <w:rFonts w:hint="eastAsia"/>
                <w:sz w:val="24"/>
                <w:rPrChange w:id="254" w:author="peifang ni" w:date="2026-06-12T18:00:00Z">
                  <w:rPr>
                    <w:rFonts w:hint="eastAsia"/>
                  </w:rPr>
                </w:rPrChange>
              </w:rPr>
              <w:t>MCP</w:t>
            </w:r>
          </w:p>
        </w:tc>
        <w:tc>
          <w:tcPr>
            <w:tcW w:w="2841" w:type="dxa"/>
          </w:tcPr>
          <w:p w14:paraId="5B29937A">
            <w:pPr>
              <w:spacing w:line="360" w:lineRule="auto"/>
              <w:jc w:val="center"/>
              <w:rPr>
                <w:sz w:val="24"/>
                <w:rPrChange w:id="256" w:author="peifang ni" w:date="2026-06-12T18:00:00Z">
                  <w:rPr/>
                </w:rPrChange>
              </w:rPr>
              <w:pPrChange w:id="255" w:author="peifang ni" w:date="2026-06-12T18:00:00Z">
                <w:pPr>
                  <w:jc w:val="center"/>
                </w:pPr>
              </w:pPrChange>
            </w:pPr>
            <w:r>
              <w:rPr>
                <w:sz w:val="24"/>
                <w:rPrChange w:id="257" w:author="peifang ni" w:date="2026-06-12T18:00:00Z">
                  <w:rPr/>
                </w:rPrChange>
              </w:rPr>
              <w:t>CVE-2025-59536</w:t>
            </w:r>
          </w:p>
        </w:tc>
      </w:tr>
      <w:tr w14:paraId="6A91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07035CAB">
            <w:pPr>
              <w:spacing w:line="360" w:lineRule="auto"/>
              <w:jc w:val="center"/>
              <w:rPr>
                <w:sz w:val="24"/>
                <w:rPrChange w:id="259" w:author="peifang ni" w:date="2026-06-12T18:00:00Z">
                  <w:rPr/>
                </w:rPrChange>
              </w:rPr>
              <w:pPrChange w:id="258" w:author="peifang ni" w:date="2026-06-12T18:00:00Z">
                <w:pPr>
                  <w:jc w:val="center"/>
                </w:pPr>
              </w:pPrChange>
            </w:pPr>
            <w:r>
              <w:rPr>
                <w:sz w:val="24"/>
                <w:rPrChange w:id="260" w:author="peifang ni" w:date="2026-06-12T18:00:00Z">
                  <w:rPr/>
                </w:rPrChange>
              </w:rPr>
              <w:t>凭证窃取</w:t>
            </w:r>
            <w:r>
              <w:rPr>
                <w:sz w:val="24"/>
                <w:rPrChange w:id="261" w:author="peifang ni" w:date="2026-06-12T18:00:00Z">
                  <w:rPr/>
                </w:rPrChange>
              </w:rPr>
              <w:t xml:space="preserve"> / </w:t>
            </w:r>
            <w:r>
              <w:rPr>
                <w:sz w:val="24"/>
                <w:rPrChange w:id="262" w:author="peifang ni" w:date="2026-06-12T18:00:00Z">
                  <w:rPr/>
                </w:rPrChange>
              </w:rPr>
              <w:t>授权头泄露</w:t>
            </w:r>
          </w:p>
        </w:tc>
        <w:tc>
          <w:tcPr>
            <w:tcW w:w="2841" w:type="dxa"/>
          </w:tcPr>
          <w:p w14:paraId="3CD11926">
            <w:pPr>
              <w:spacing w:line="360" w:lineRule="auto"/>
              <w:jc w:val="center"/>
              <w:rPr>
                <w:sz w:val="24"/>
                <w:rPrChange w:id="264" w:author="peifang ni" w:date="2026-06-12T18:00:00Z">
                  <w:rPr/>
                </w:rPrChange>
              </w:rPr>
              <w:pPrChange w:id="263" w:author="peifang ni" w:date="2026-06-12T18:00:00Z">
                <w:pPr>
                  <w:jc w:val="center"/>
                </w:pPr>
              </w:pPrChange>
            </w:pPr>
            <w:r>
              <w:rPr>
                <w:sz w:val="24"/>
                <w:rPrChange w:id="265" w:author="peifang ni" w:date="2026-06-12T18:00:00Z">
                  <w:rPr/>
                </w:rPrChange>
              </w:rPr>
              <w:t>CVE-2026-21852</w:t>
            </w:r>
          </w:p>
        </w:tc>
      </w:tr>
      <w:tr w14:paraId="133B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F045F28">
            <w:pPr>
              <w:spacing w:line="360" w:lineRule="auto"/>
              <w:jc w:val="center"/>
              <w:rPr>
                <w:sz w:val="24"/>
                <w:rPrChange w:id="267" w:author="peifang ni" w:date="2026-06-12T18:00:00Z">
                  <w:rPr/>
                </w:rPrChange>
              </w:rPr>
              <w:pPrChange w:id="266" w:author="peifang ni" w:date="2026-06-12T18:00:00Z">
                <w:pPr>
                  <w:jc w:val="center"/>
                </w:pPr>
              </w:pPrChange>
            </w:pPr>
            <w:r>
              <w:rPr>
                <w:rFonts w:hint="eastAsia"/>
                <w:sz w:val="24"/>
                <w:rPrChange w:id="268" w:author="peifang ni" w:date="2026-06-12T18:00:00Z">
                  <w:rPr>
                    <w:rFonts w:hint="eastAsia"/>
                  </w:rPr>
                </w:rPrChange>
              </w:rPr>
              <w:t>LLM</w:t>
            </w:r>
            <w:r>
              <w:rPr>
                <w:rFonts w:hint="eastAsia"/>
                <w:sz w:val="24"/>
                <w:rPrChange w:id="269" w:author="peifang ni" w:date="2026-06-12T18:00:00Z">
                  <w:rPr>
                    <w:rFonts w:hint="eastAsia"/>
                  </w:rPr>
                </w:rPrChange>
              </w:rPr>
              <w:t>范围越界</w:t>
            </w:r>
            <w:r>
              <w:rPr>
                <w:rFonts w:hint="eastAsia"/>
                <w:sz w:val="24"/>
                <w:rPrChange w:id="270" w:author="peifang ni" w:date="2026-06-12T18:00:00Z">
                  <w:rPr>
                    <w:rFonts w:hint="eastAsia"/>
                  </w:rPr>
                </w:rPrChange>
              </w:rPr>
              <w:t xml:space="preserve"> / </w:t>
            </w:r>
            <w:r>
              <w:rPr>
                <w:rFonts w:hint="eastAsia"/>
                <w:sz w:val="24"/>
                <w:rPrChange w:id="271" w:author="peifang ni" w:date="2026-06-12T18:00:00Z">
                  <w:rPr>
                    <w:rFonts w:hint="eastAsia"/>
                  </w:rPr>
                </w:rPrChange>
              </w:rPr>
              <w:t>授权边界突破</w:t>
            </w:r>
          </w:p>
        </w:tc>
        <w:tc>
          <w:tcPr>
            <w:tcW w:w="2841" w:type="dxa"/>
          </w:tcPr>
          <w:p w14:paraId="64CC8838">
            <w:pPr>
              <w:spacing w:line="360" w:lineRule="auto"/>
              <w:jc w:val="center"/>
              <w:rPr>
                <w:sz w:val="24"/>
                <w:rPrChange w:id="273" w:author="peifang ni" w:date="2026-06-12T18:00:00Z">
                  <w:rPr/>
                </w:rPrChange>
              </w:rPr>
              <w:pPrChange w:id="272" w:author="peifang ni" w:date="2026-06-12T18:00:00Z">
                <w:pPr>
                  <w:jc w:val="center"/>
                </w:pPr>
              </w:pPrChange>
            </w:pPr>
            <w:r>
              <w:rPr>
                <w:sz w:val="24"/>
                <w:rPrChange w:id="274" w:author="peifang ni" w:date="2026-06-12T18:00:00Z">
                  <w:rPr/>
                </w:rPrChange>
              </w:rPr>
              <w:t>CVE-2025-32711</w:t>
            </w:r>
          </w:p>
        </w:tc>
      </w:tr>
      <w:tr w14:paraId="7285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E30DBFE">
            <w:pPr>
              <w:spacing w:line="360" w:lineRule="auto"/>
              <w:jc w:val="center"/>
              <w:rPr>
                <w:sz w:val="24"/>
                <w:rPrChange w:id="276" w:author="peifang ni" w:date="2026-06-12T18:00:00Z">
                  <w:rPr/>
                </w:rPrChange>
              </w:rPr>
              <w:pPrChange w:id="275" w:author="peifang ni" w:date="2026-06-12T18:00:00Z">
                <w:pPr>
                  <w:jc w:val="center"/>
                </w:pPr>
              </w:pPrChange>
            </w:pPr>
            <w:r>
              <w:rPr>
                <w:sz w:val="24"/>
                <w:rPrChange w:id="277" w:author="peifang ni" w:date="2026-06-12T18:00:00Z">
                  <w:rPr/>
                </w:rPrChange>
              </w:rPr>
              <w:t>授权边界</w:t>
            </w:r>
            <w:r>
              <w:rPr>
                <w:sz w:val="24"/>
                <w:rPrChange w:id="278" w:author="peifang ni" w:date="2026-06-12T18:00:00Z">
                  <w:rPr/>
                </w:rPrChange>
              </w:rPr>
              <w:t xml:space="preserve"> / </w:t>
            </w:r>
            <w:r>
              <w:rPr>
                <w:sz w:val="24"/>
                <w:rPrChange w:id="279" w:author="peifang ni" w:date="2026-06-12T18:00:00Z">
                  <w:rPr/>
                </w:rPrChange>
              </w:rPr>
              <w:t>范围控制失效</w:t>
            </w:r>
          </w:p>
        </w:tc>
        <w:tc>
          <w:tcPr>
            <w:tcW w:w="2841" w:type="dxa"/>
          </w:tcPr>
          <w:p w14:paraId="42BD9FC7">
            <w:pPr>
              <w:spacing w:line="360" w:lineRule="auto"/>
              <w:jc w:val="center"/>
              <w:rPr>
                <w:sz w:val="24"/>
                <w:rPrChange w:id="281" w:author="peifang ni" w:date="2026-06-12T18:00:00Z">
                  <w:rPr/>
                </w:rPrChange>
              </w:rPr>
              <w:pPrChange w:id="280" w:author="peifang ni" w:date="2026-06-12T18:00:00Z">
                <w:pPr>
                  <w:jc w:val="center"/>
                </w:pPr>
              </w:pPrChange>
            </w:pPr>
            <w:r>
              <w:rPr>
                <w:sz w:val="24"/>
                <w:rPrChange w:id="282" w:author="peifang ni" w:date="2026-06-12T18:00:00Z">
                  <w:rPr/>
                </w:rPrChange>
              </w:rPr>
              <w:t>CVE-2025-68145</w:t>
            </w:r>
          </w:p>
        </w:tc>
      </w:tr>
      <w:tr w14:paraId="3A95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E2BAEF7">
            <w:pPr>
              <w:spacing w:line="360" w:lineRule="auto"/>
              <w:jc w:val="center"/>
              <w:rPr>
                <w:sz w:val="24"/>
                <w:rPrChange w:id="284" w:author="peifang ni" w:date="2026-06-12T18:00:00Z">
                  <w:rPr/>
                </w:rPrChange>
              </w:rPr>
              <w:pPrChange w:id="283" w:author="peifang ni" w:date="2026-06-12T18:00:00Z">
                <w:pPr>
                  <w:jc w:val="center"/>
                </w:pPr>
              </w:pPrChange>
            </w:pPr>
            <w:r>
              <w:rPr>
                <w:sz w:val="24"/>
                <w:rPrChange w:id="285" w:author="peifang ni" w:date="2026-06-12T18:00:00Z">
                  <w:rPr/>
                </w:rPrChange>
              </w:rPr>
              <w:t>无认证</w:t>
            </w:r>
            <w:r>
              <w:rPr>
                <w:sz w:val="24"/>
                <w:rPrChange w:id="286" w:author="peifang ni" w:date="2026-06-12T18:00:00Z">
                  <w:rPr/>
                </w:rPrChange>
              </w:rPr>
              <w:t xml:space="preserve"> / </w:t>
            </w:r>
            <w:r>
              <w:rPr>
                <w:sz w:val="24"/>
                <w:rPrChange w:id="287" w:author="peifang ni" w:date="2026-06-12T18:00:00Z">
                  <w:rPr/>
                </w:rPrChange>
              </w:rPr>
              <w:t>认证缺失</w:t>
            </w:r>
          </w:p>
        </w:tc>
        <w:tc>
          <w:tcPr>
            <w:tcW w:w="2841" w:type="dxa"/>
          </w:tcPr>
          <w:p w14:paraId="157EAC12">
            <w:pPr>
              <w:spacing w:line="360" w:lineRule="auto"/>
              <w:jc w:val="center"/>
              <w:rPr>
                <w:sz w:val="24"/>
                <w:rPrChange w:id="289" w:author="peifang ni" w:date="2026-06-12T18:00:00Z">
                  <w:rPr/>
                </w:rPrChange>
              </w:rPr>
              <w:pPrChange w:id="288" w:author="peifang ni" w:date="2026-06-12T18:00:00Z">
                <w:pPr>
                  <w:jc w:val="center"/>
                </w:pPr>
              </w:pPrChange>
            </w:pPr>
            <w:r>
              <w:rPr>
                <w:sz w:val="24"/>
                <w:rPrChange w:id="290" w:author="peifang ni" w:date="2026-06-12T18:00:00Z">
                  <w:rPr/>
                </w:rPrChange>
              </w:rPr>
              <w:t>CVE-2026-32211</w:t>
            </w:r>
          </w:p>
        </w:tc>
      </w:tr>
      <w:tr w14:paraId="60DF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390F410D">
            <w:pPr>
              <w:spacing w:line="360" w:lineRule="auto"/>
              <w:jc w:val="center"/>
              <w:rPr>
                <w:sz w:val="24"/>
                <w:rPrChange w:id="292" w:author="peifang ni" w:date="2026-06-12T18:00:00Z">
                  <w:rPr/>
                </w:rPrChange>
              </w:rPr>
              <w:pPrChange w:id="291" w:author="peifang ni" w:date="2026-06-12T18:00:00Z">
                <w:pPr>
                  <w:jc w:val="center"/>
                </w:pPr>
              </w:pPrChange>
            </w:pPr>
            <w:r>
              <w:rPr>
                <w:sz w:val="24"/>
                <w:rPrChange w:id="293" w:author="peifang ni" w:date="2026-06-12T18:00:00Z">
                  <w:rPr/>
                </w:rPrChange>
              </w:rPr>
              <w:t>凭证管理</w:t>
            </w:r>
            <w:r>
              <w:rPr>
                <w:sz w:val="24"/>
                <w:rPrChange w:id="294" w:author="peifang ni" w:date="2026-06-12T18:00:00Z">
                  <w:rPr/>
                </w:rPrChange>
              </w:rPr>
              <w:t xml:space="preserve"> / </w:t>
            </w:r>
            <w:r>
              <w:rPr>
                <w:sz w:val="24"/>
                <w:rPrChange w:id="295" w:author="peifang ni" w:date="2026-06-12T18:00:00Z">
                  <w:rPr/>
                </w:rPrChange>
              </w:rPr>
              <w:t>环境变量注入</w:t>
            </w:r>
          </w:p>
        </w:tc>
        <w:tc>
          <w:tcPr>
            <w:tcW w:w="2841" w:type="dxa"/>
          </w:tcPr>
          <w:p w14:paraId="1259C274">
            <w:pPr>
              <w:spacing w:line="360" w:lineRule="auto"/>
              <w:jc w:val="center"/>
              <w:rPr>
                <w:sz w:val="24"/>
                <w:rPrChange w:id="297" w:author="peifang ni" w:date="2026-06-12T18:00:00Z">
                  <w:rPr/>
                </w:rPrChange>
              </w:rPr>
              <w:pPrChange w:id="296" w:author="peifang ni" w:date="2026-06-12T18:00:00Z">
                <w:pPr>
                  <w:jc w:val="center"/>
                </w:pPr>
              </w:pPrChange>
            </w:pPr>
            <w:r>
              <w:rPr>
                <w:sz w:val="24"/>
                <w:rPrChange w:id="298" w:author="peifang ni" w:date="2026-06-12T18:00:00Z">
                  <w:rPr/>
                </w:rPrChange>
              </w:rPr>
              <w:t>CVE-2026-27203</w:t>
            </w:r>
          </w:p>
        </w:tc>
      </w:tr>
      <w:tr w14:paraId="08B6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F03A43E">
            <w:pPr>
              <w:spacing w:line="360" w:lineRule="auto"/>
              <w:jc w:val="center"/>
              <w:rPr>
                <w:sz w:val="24"/>
                <w:rPrChange w:id="300" w:author="peifang ni" w:date="2026-06-12T18:00:00Z">
                  <w:rPr/>
                </w:rPrChange>
              </w:rPr>
              <w:pPrChange w:id="299" w:author="peifang ni" w:date="2026-06-12T18:00:00Z">
                <w:pPr>
                  <w:jc w:val="center"/>
                </w:pPr>
              </w:pPrChange>
            </w:pPr>
            <w:r>
              <w:rPr>
                <w:rFonts w:hint="eastAsia"/>
                <w:sz w:val="24"/>
                <w:rPrChange w:id="301" w:author="peifang ni" w:date="2026-06-12T18:00:00Z">
                  <w:rPr>
                    <w:rFonts w:hint="eastAsia"/>
                  </w:rPr>
                </w:rPrChange>
              </w:rPr>
              <w:t>配置注入</w:t>
            </w:r>
            <w:r>
              <w:rPr>
                <w:rFonts w:hint="eastAsia"/>
                <w:sz w:val="24"/>
                <w:rPrChange w:id="302" w:author="peifang ni" w:date="2026-06-12T18:00:00Z">
                  <w:rPr>
                    <w:rFonts w:hint="eastAsia"/>
                  </w:rPr>
                </w:rPrChange>
              </w:rPr>
              <w:t xml:space="preserve"> / </w:t>
            </w:r>
            <w:r>
              <w:rPr>
                <w:rFonts w:hint="eastAsia"/>
                <w:sz w:val="24"/>
                <w:rPrChange w:id="303" w:author="peifang ni" w:date="2026-06-12T18:00:00Z">
                  <w:rPr>
                    <w:rFonts w:hint="eastAsia"/>
                  </w:rPr>
                </w:rPrChange>
              </w:rPr>
              <w:t>未授权配置修改</w:t>
            </w:r>
          </w:p>
        </w:tc>
        <w:tc>
          <w:tcPr>
            <w:tcW w:w="2841" w:type="dxa"/>
          </w:tcPr>
          <w:p w14:paraId="09F8AB38">
            <w:pPr>
              <w:spacing w:line="360" w:lineRule="auto"/>
              <w:jc w:val="center"/>
              <w:rPr>
                <w:sz w:val="24"/>
                <w:rPrChange w:id="305" w:author="peifang ni" w:date="2026-06-12T18:00:00Z">
                  <w:rPr/>
                </w:rPrChange>
              </w:rPr>
              <w:pPrChange w:id="304" w:author="peifang ni" w:date="2026-06-12T18:00:00Z">
                <w:pPr>
                  <w:jc w:val="center"/>
                </w:pPr>
              </w:pPrChange>
            </w:pPr>
            <w:r>
              <w:rPr>
                <w:sz w:val="24"/>
                <w:rPrChange w:id="306" w:author="peifang ni" w:date="2026-06-12T18:00:00Z">
                  <w:rPr/>
                </w:rPrChange>
              </w:rPr>
              <w:t>CVE-2026-30624</w:t>
            </w:r>
          </w:p>
        </w:tc>
      </w:tr>
      <w:tr w14:paraId="298C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94E1B12">
            <w:pPr>
              <w:spacing w:line="360" w:lineRule="auto"/>
              <w:jc w:val="center"/>
              <w:rPr>
                <w:sz w:val="24"/>
                <w:rPrChange w:id="308" w:author="peifang ni" w:date="2026-06-12T18:00:00Z">
                  <w:rPr/>
                </w:rPrChange>
              </w:rPr>
              <w:pPrChange w:id="307" w:author="peifang ni" w:date="2026-06-12T18:00:00Z">
                <w:pPr>
                  <w:jc w:val="center"/>
                </w:pPr>
              </w:pPrChange>
            </w:pPr>
            <w:r>
              <w:rPr>
                <w:sz w:val="24"/>
                <w:rPrChange w:id="309" w:author="peifang ni" w:date="2026-06-12T18:00:00Z">
                  <w:rPr/>
                </w:rPrChange>
              </w:rPr>
              <w:t>网络边界</w:t>
            </w:r>
            <w:r>
              <w:rPr>
                <w:sz w:val="24"/>
                <w:rPrChange w:id="310" w:author="peifang ni" w:date="2026-06-12T18:00:00Z">
                  <w:rPr/>
                </w:rPrChange>
              </w:rPr>
              <w:t xml:space="preserve"> / </w:t>
            </w:r>
            <w:r>
              <w:rPr>
                <w:sz w:val="24"/>
                <w:rPrChange w:id="311" w:author="peifang ni" w:date="2026-06-12T18:00:00Z">
                  <w:rPr/>
                </w:rPrChange>
              </w:rPr>
              <w:t>访问控制绕过</w:t>
            </w:r>
          </w:p>
        </w:tc>
        <w:tc>
          <w:tcPr>
            <w:tcW w:w="2841" w:type="dxa"/>
          </w:tcPr>
          <w:p w14:paraId="06A05EC6">
            <w:pPr>
              <w:spacing w:line="360" w:lineRule="auto"/>
              <w:jc w:val="center"/>
              <w:rPr>
                <w:sz w:val="24"/>
                <w:rPrChange w:id="313" w:author="peifang ni" w:date="2026-06-12T18:00:00Z">
                  <w:rPr/>
                </w:rPrChange>
              </w:rPr>
              <w:pPrChange w:id="312" w:author="peifang ni" w:date="2026-06-12T18:00:00Z">
                <w:pPr>
                  <w:jc w:val="center"/>
                </w:pPr>
              </w:pPrChange>
            </w:pPr>
            <w:r>
              <w:rPr>
                <w:sz w:val="24"/>
                <w:rPrChange w:id="314" w:author="peifang ni" w:date="2026-06-12T18:00:00Z">
                  <w:rPr/>
                </w:rPrChange>
              </w:rPr>
              <w:t>CVE-2026-35568</w:t>
            </w:r>
          </w:p>
        </w:tc>
      </w:tr>
      <w:tr w14:paraId="24C0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74A521BE">
            <w:pPr>
              <w:spacing w:line="360" w:lineRule="auto"/>
              <w:jc w:val="center"/>
              <w:rPr>
                <w:sz w:val="24"/>
                <w:rPrChange w:id="316" w:author="peifang ni" w:date="2026-06-12T18:00:00Z">
                  <w:rPr/>
                </w:rPrChange>
              </w:rPr>
              <w:pPrChange w:id="315" w:author="peifang ni" w:date="2026-06-12T18:00:00Z">
                <w:pPr>
                  <w:jc w:val="center"/>
                </w:pPr>
              </w:pPrChange>
            </w:pPr>
            <w:r>
              <w:rPr>
                <w:sz w:val="24"/>
                <w:rPrChange w:id="317" w:author="peifang ni" w:date="2026-06-12T18:00:00Z">
                  <w:rPr/>
                </w:rPrChange>
              </w:rPr>
              <w:t>授权状态重用</w:t>
            </w:r>
            <w:r>
              <w:rPr>
                <w:sz w:val="24"/>
                <w:rPrChange w:id="318" w:author="peifang ni" w:date="2026-06-12T18:00:00Z">
                  <w:rPr/>
                </w:rPrChange>
              </w:rPr>
              <w:t xml:space="preserve"> / </w:t>
            </w:r>
            <w:r>
              <w:rPr>
                <w:sz w:val="24"/>
                <w:rPrChange w:id="319" w:author="peifang ni" w:date="2026-06-12T18:00:00Z">
                  <w:rPr/>
                </w:rPrChange>
              </w:rPr>
              <w:t>配置变更无重授权</w:t>
            </w:r>
          </w:p>
        </w:tc>
        <w:tc>
          <w:tcPr>
            <w:tcW w:w="2841" w:type="dxa"/>
          </w:tcPr>
          <w:p w14:paraId="51A16472">
            <w:pPr>
              <w:spacing w:line="360" w:lineRule="auto"/>
              <w:jc w:val="center"/>
              <w:rPr>
                <w:sz w:val="24"/>
                <w:rPrChange w:id="321" w:author="peifang ni" w:date="2026-06-12T18:00:00Z">
                  <w:rPr/>
                </w:rPrChange>
              </w:rPr>
              <w:pPrChange w:id="320" w:author="peifang ni" w:date="2026-06-12T18:00:00Z">
                <w:pPr>
                  <w:jc w:val="center"/>
                </w:pPr>
              </w:pPrChange>
            </w:pPr>
            <w:r>
              <w:rPr>
                <w:sz w:val="24"/>
                <w:rPrChange w:id="322" w:author="peifang ni" w:date="2026-06-12T18:00:00Z">
                  <w:rPr/>
                </w:rPrChange>
              </w:rPr>
              <w:t>CVE-2025-54136</w:t>
            </w:r>
          </w:p>
        </w:tc>
      </w:tr>
    </w:tbl>
    <w:p w14:paraId="0E8E4EB2">
      <w:pPr>
        <w:spacing w:line="360" w:lineRule="auto"/>
        <w:ind w:firstLine="420"/>
        <w:rPr>
          <w:sz w:val="24"/>
          <w:rPrChange w:id="324" w:author="peifang ni" w:date="2026-06-12T18:00:00Z">
            <w:rPr/>
          </w:rPrChange>
        </w:rPr>
        <w:pPrChange w:id="323" w:author="peifang ni" w:date="2026-06-12T18:00:00Z">
          <w:pPr>
            <w:ind w:firstLine="420"/>
          </w:pPr>
        </w:pPrChange>
      </w:pPr>
    </w:p>
    <w:p w14:paraId="77CA43D9">
      <w:pPr>
        <w:spacing w:line="360" w:lineRule="auto"/>
        <w:rPr>
          <w:sz w:val="24"/>
          <w:rPrChange w:id="326" w:author="peifang ni" w:date="2026-06-12T18:00:00Z">
            <w:rPr/>
          </w:rPrChange>
        </w:rPr>
        <w:pPrChange w:id="325" w:author="peifang ni" w:date="2026-06-12T18:00:00Z">
          <w:pPr/>
        </w:pPrChange>
      </w:pPr>
    </w:p>
    <w:p w14:paraId="41DE8849">
      <w:pPr>
        <w:spacing w:line="360" w:lineRule="auto"/>
        <w:rPr>
          <w:b/>
          <w:bCs/>
          <w:sz w:val="24"/>
        </w:rPr>
        <w:pPrChange w:id="327" w:author="peifang ni" w:date="2026-06-12T18:00:00Z">
          <w:pPr/>
        </w:pPrChange>
      </w:pPr>
      <w:r>
        <w:rPr>
          <w:b/>
          <w:bCs/>
          <w:sz w:val="24"/>
        </w:rPr>
        <w:t>1.</w:t>
      </w:r>
      <w:r>
        <w:rPr>
          <w:rFonts w:hint="eastAsia"/>
          <w:b/>
          <w:bCs/>
          <w:sz w:val="24"/>
        </w:rPr>
        <w:t>4</w:t>
      </w:r>
      <w:r>
        <w:rPr>
          <w:b/>
          <w:bCs/>
          <w:sz w:val="24"/>
        </w:rPr>
        <w:t xml:space="preserve"> 智能体</w:t>
      </w:r>
      <w:r>
        <w:rPr>
          <w:rFonts w:hint="eastAsia"/>
          <w:b/>
          <w:bCs/>
          <w:sz w:val="24"/>
        </w:rPr>
        <w:t>的授权问题</w:t>
      </w:r>
    </w:p>
    <w:p w14:paraId="685D4D4D">
      <w:pPr>
        <w:spacing w:line="360" w:lineRule="auto"/>
        <w:ind w:firstLine="420"/>
        <w:rPr>
          <w:sz w:val="24"/>
          <w:rPrChange w:id="329" w:author="peifang ni" w:date="2026-06-12T18:00:00Z">
            <w:rPr/>
          </w:rPrChange>
        </w:rPr>
        <w:pPrChange w:id="328" w:author="peifang ni" w:date="2026-06-12T18:00:00Z">
          <w:pPr>
            <w:ind w:firstLine="420"/>
          </w:pPr>
        </w:pPrChange>
      </w:pPr>
      <w:r>
        <w:rPr>
          <w:sz w:val="24"/>
          <w:rPrChange w:id="330" w:author="peifang ni" w:date="2026-06-12T18:00:00Z">
            <w:rPr/>
          </w:rPrChange>
        </w:rPr>
        <w:t>智能体的独特特性</w:t>
      </w:r>
      <w:r>
        <w:rPr>
          <w:sz w:val="24"/>
          <w:rPrChange w:id="331" w:author="peifang ni" w:date="2026-06-12T18:00:00Z">
            <w:rPr/>
          </w:rPrChange>
        </w:rPr>
        <w:t>——</w:t>
      </w:r>
      <w:r>
        <w:rPr>
          <w:sz w:val="24"/>
          <w:rPrChange w:id="332" w:author="peifang ni" w:date="2026-06-12T18:00:00Z">
            <w:rPr/>
          </w:rPrChange>
        </w:rPr>
        <w:t>自主性、工具</w:t>
      </w:r>
      <w:r>
        <w:rPr>
          <w:rFonts w:hint="eastAsia"/>
          <w:sz w:val="24"/>
          <w:rPrChange w:id="333" w:author="peifang ni" w:date="2026-06-12T18:00:00Z">
            <w:rPr>
              <w:rFonts w:hint="eastAsia"/>
            </w:rPr>
          </w:rPrChange>
        </w:rPr>
        <w:t>和服务</w:t>
      </w:r>
      <w:r>
        <w:rPr>
          <w:sz w:val="24"/>
          <w:rPrChange w:id="334" w:author="peifang ni" w:date="2026-06-12T18:00:00Z">
            <w:rPr/>
          </w:rPrChange>
        </w:rPr>
        <w:t>调用能力、动态决策和多主体协作</w:t>
      </w:r>
      <w:r>
        <w:rPr>
          <w:sz w:val="24"/>
          <w:rPrChange w:id="335" w:author="peifang ni" w:date="2026-06-12T18:00:00Z">
            <w:rPr/>
          </w:rPrChange>
        </w:rPr>
        <w:t>——</w:t>
      </w:r>
      <w:r>
        <w:rPr>
          <w:sz w:val="24"/>
          <w:rPrChange w:id="336" w:author="peifang ni" w:date="2026-06-12T18:00:00Z">
            <w:rPr/>
          </w:rPrChange>
        </w:rPr>
        <w:t>使其面临传统软件系统所不具备的安全风险。</w:t>
      </w:r>
      <w:r>
        <w:rPr>
          <w:rFonts w:hint="eastAsia"/>
          <w:sz w:val="24"/>
          <w:rPrChange w:id="337" w:author="peifang ni" w:date="2026-06-12T18:00:00Z">
            <w:rPr>
              <w:rFonts w:hint="eastAsia"/>
            </w:rPr>
          </w:rPrChange>
        </w:rPr>
        <w:t>这种调用外部服务或者访问外部资源的能力使其被攻击后的影响面大大提升，因此对智能体调用外部服务或者访问外部资源的能力进行授权控制是不可或缺的。但是</w:t>
      </w:r>
      <w:r>
        <w:rPr>
          <w:sz w:val="24"/>
          <w:rPrChange w:id="338" w:author="peifang ni" w:date="2026-06-12T18:00:00Z">
            <w:rPr/>
          </w:rPrChange>
        </w:rPr>
        <w:t>授权机制的缺失或不当设计已成为智能</w:t>
      </w:r>
      <w:r>
        <w:rPr>
          <w:sz w:val="24"/>
          <w:rPrChange w:id="339" w:author="peifang ni" w:date="2026-06-12T18:00:00Z">
            <w:rPr/>
          </w:rPrChange>
        </w:rPr>
        <w:t>体安全</w:t>
      </w:r>
      <w:r>
        <w:rPr>
          <w:sz w:val="24"/>
          <w:rPrChange w:id="340" w:author="peifang ni" w:date="2026-06-12T18:00:00Z">
            <w:rPr/>
          </w:rPrChange>
        </w:rPr>
        <w:t>漏洞的重要根源。</w:t>
      </w:r>
    </w:p>
    <w:p w14:paraId="43D4AA61">
      <w:pPr>
        <w:spacing w:line="360" w:lineRule="auto"/>
        <w:ind w:firstLine="420"/>
        <w:rPr>
          <w:sz w:val="24"/>
          <w:rPrChange w:id="342" w:author="peifang ni" w:date="2026-06-12T18:00:00Z">
            <w:rPr/>
          </w:rPrChange>
        </w:rPr>
        <w:pPrChange w:id="341" w:author="peifang ni" w:date="2026-06-12T18:00:00Z">
          <w:pPr>
            <w:ind w:firstLine="420"/>
          </w:pPr>
        </w:pPrChange>
      </w:pPr>
      <w:r>
        <w:rPr>
          <w:sz w:val="24"/>
          <w:rPrChange w:id="343" w:author="peifang ni" w:date="2026-06-12T18:00:00Z">
            <w:rPr/>
          </w:rPrChange>
        </w:rPr>
        <w:t>当前智能</w:t>
      </w:r>
      <w:r>
        <w:rPr>
          <w:sz w:val="24"/>
          <w:rPrChange w:id="344" w:author="peifang ni" w:date="2026-06-12T18:00:00Z">
            <w:rPr/>
          </w:rPrChange>
        </w:rPr>
        <w:t>体系统</w:t>
      </w:r>
      <w:r>
        <w:rPr>
          <w:sz w:val="24"/>
          <w:rPrChange w:id="345" w:author="peifang ni" w:date="2026-06-12T18:00:00Z">
            <w:rPr/>
          </w:rPrChange>
        </w:rPr>
        <w:t>普遍面临权限边界模糊的困境：智能体在部署时往往被赋予宽泛的</w:t>
      </w:r>
      <w:r>
        <w:rPr>
          <w:sz w:val="24"/>
          <w:rPrChange w:id="346" w:author="peifang ni" w:date="2026-06-12T18:00:00Z">
            <w:rPr/>
          </w:rPrChange>
        </w:rPr>
        <w:t xml:space="preserve"> IAM</w:t>
      </w:r>
      <w:r>
        <w:rPr>
          <w:sz w:val="24"/>
          <w:rPrChange w:id="347" w:author="peifang ni" w:date="2026-06-12T18:00:00Z">
            <w:rPr/>
          </w:rPrChange>
        </w:rPr>
        <w:t>（</w:t>
      </w:r>
      <w:r>
        <w:rPr>
          <w:sz w:val="24"/>
          <w:rPrChange w:id="348" w:author="peifang ni" w:date="2026-06-12T18:00:00Z">
            <w:rPr/>
          </w:rPrChange>
        </w:rPr>
        <w:t>Identity and Access Management</w:t>
      </w:r>
      <w:r>
        <w:rPr>
          <w:sz w:val="24"/>
          <w:rPrChange w:id="349" w:author="peifang ni" w:date="2026-06-12T18:00:00Z">
            <w:rPr/>
          </w:rPrChange>
        </w:rPr>
        <w:t>）角色，且后续缺乏权限审查与动态调整机制。随着时间推移，智能体权限与实际使用需求之间的偏差持续扩大，形成所谓的权限漂移，造成</w:t>
      </w:r>
      <w:r>
        <w:rPr>
          <w:sz w:val="24"/>
          <w:rPrChange w:id="350" w:author="peifang ni" w:date="2026-06-12T18:00:00Z">
            <w:rPr/>
          </w:rPrChange>
        </w:rPr>
        <w:t>"</w:t>
      </w:r>
      <w:r>
        <w:rPr>
          <w:sz w:val="24"/>
          <w:rPrChange w:id="351" w:author="peifang ni" w:date="2026-06-12T18:00:00Z">
            <w:rPr/>
          </w:rPrChange>
        </w:rPr>
        <w:t>永久性的待机暴露面</w:t>
      </w:r>
      <w:r>
        <w:rPr>
          <w:sz w:val="24"/>
          <w:rPrChange w:id="352" w:author="peifang ni" w:date="2026-06-12T18:00:00Z">
            <w:rPr/>
          </w:rPrChange>
        </w:rPr>
        <w:t>"[</w:t>
      </w:r>
      <w:r>
        <w:rPr>
          <w:rFonts w:hint="eastAsia"/>
          <w:sz w:val="24"/>
          <w:rPrChange w:id="353" w:author="peifang ni" w:date="2026-06-12T18:00:00Z">
            <w:rPr>
              <w:rFonts w:hint="eastAsia"/>
            </w:rPr>
          </w:rPrChange>
        </w:rPr>
        <w:t>37</w:t>
      </w:r>
      <w:r>
        <w:rPr>
          <w:sz w:val="24"/>
          <w:rPrChange w:id="354" w:author="peifang ni" w:date="2026-06-12T18:00:00Z">
            <w:rPr/>
          </w:rPrChange>
        </w:rPr>
        <w:t>]</w:t>
      </w:r>
      <w:r>
        <w:rPr>
          <w:sz w:val="24"/>
          <w:rPrChange w:id="355" w:author="peifang ni" w:date="2026-06-12T18:00:00Z">
            <w:rPr/>
          </w:rPrChange>
        </w:rPr>
        <w:t>。这种粗放式授权模式与</w:t>
      </w:r>
      <w:r>
        <w:rPr>
          <w:sz w:val="24"/>
          <w:rPrChange w:id="356" w:author="peifang ni" w:date="2026-06-12T18:00:00Z">
            <w:rPr/>
          </w:rPrChange>
        </w:rPr>
        <w:t>"</w:t>
      </w:r>
      <w:r>
        <w:rPr>
          <w:sz w:val="24"/>
          <w:rPrChange w:id="357" w:author="peifang ni" w:date="2026-06-12T18:00:00Z">
            <w:rPr/>
          </w:rPrChange>
        </w:rPr>
        <w:t>最小权限原则</w:t>
      </w:r>
      <w:r>
        <w:rPr>
          <w:sz w:val="24"/>
          <w:rPrChange w:id="358" w:author="peifang ni" w:date="2026-06-12T18:00:00Z">
            <w:rPr/>
          </w:rPrChange>
        </w:rPr>
        <w:t>"</w:t>
      </w:r>
      <w:r>
        <w:rPr>
          <w:sz w:val="24"/>
          <w:rPrChange w:id="359" w:author="peifang ni" w:date="2026-06-12T18:00:00Z">
            <w:rPr/>
          </w:rPrChange>
        </w:rPr>
        <w:t>背道而驰。与此同时，智能体作为</w:t>
      </w:r>
      <w:r>
        <w:rPr>
          <w:sz w:val="24"/>
          <w:rPrChange w:id="360" w:author="peifang ni" w:date="2026-06-12T18:00:00Z">
            <w:rPr/>
          </w:rPrChange>
        </w:rPr>
        <w:t>"</w:t>
      </w:r>
      <w:r>
        <w:rPr>
          <w:sz w:val="24"/>
          <w:rPrChange w:id="361" w:author="peifang ni" w:date="2026-06-12T18:00:00Z">
            <w:rPr/>
          </w:rPrChange>
        </w:rPr>
        <w:t>数字员工</w:t>
      </w:r>
      <w:r>
        <w:rPr>
          <w:sz w:val="24"/>
          <w:rPrChange w:id="362" w:author="peifang ni" w:date="2026-06-12T18:00:00Z">
            <w:rPr/>
          </w:rPrChange>
        </w:rPr>
        <w:t>"</w:t>
      </w:r>
      <w:r>
        <w:rPr>
          <w:sz w:val="24"/>
          <w:rPrChange w:id="363" w:author="peifang ni" w:date="2026-06-12T18:00:00Z">
            <w:rPr/>
          </w:rPrChange>
        </w:rPr>
        <w:t>需要跨系统访问用户资源（如调用日历</w:t>
      </w:r>
      <w:r>
        <w:rPr>
          <w:sz w:val="24"/>
          <w:rPrChange w:id="364" w:author="peifang ni" w:date="2026-06-12T18:00:00Z">
            <w:rPr/>
          </w:rPrChange>
        </w:rPr>
        <w:t xml:space="preserve"> API</w:t>
      </w:r>
      <w:r>
        <w:rPr>
          <w:sz w:val="24"/>
          <w:rPrChange w:id="365" w:author="peifang ni" w:date="2026-06-12T18:00:00Z">
            <w:rPr/>
          </w:rPrChange>
        </w:rPr>
        <w:t>、读取数据库、发送邮件），但现有</w:t>
      </w:r>
      <w:r>
        <w:rPr>
          <w:sz w:val="24"/>
          <w:rPrChange w:id="366" w:author="peifang ni" w:date="2026-06-12T18:00:00Z">
            <w:rPr/>
          </w:rPrChange>
        </w:rPr>
        <w:t xml:space="preserve"> OAuth </w:t>
      </w:r>
      <w:r>
        <w:rPr>
          <w:sz w:val="24"/>
          <w:rPrChange w:id="367" w:author="peifang ni" w:date="2026-06-12T18:00:00Z">
            <w:rPr/>
          </w:rPrChange>
        </w:rPr>
        <w:t>等授权协议主要面向人类用户设计，缺乏针对智能</w:t>
      </w:r>
      <w:r>
        <w:rPr>
          <w:sz w:val="24"/>
          <w:rPrChange w:id="368" w:author="peifang ni" w:date="2026-06-12T18:00:00Z">
            <w:rPr/>
          </w:rPrChange>
        </w:rPr>
        <w:t>体特殊</w:t>
      </w:r>
      <w:r>
        <w:rPr>
          <w:sz w:val="24"/>
          <w:rPrChange w:id="369" w:author="peifang ni" w:date="2026-06-12T18:00:00Z">
            <w:rPr/>
          </w:rPrChange>
        </w:rPr>
        <w:t>行为模式（如自动化、多步推理、</w:t>
      </w:r>
      <w:r>
        <w:rPr>
          <w:sz w:val="24"/>
          <w:rPrChange w:id="370" w:author="peifang ni" w:date="2026-06-12T18:00:00Z">
            <w:rPr/>
          </w:rPrChange>
        </w:rPr>
        <w:t>跨用户</w:t>
      </w:r>
      <w:r>
        <w:rPr>
          <w:sz w:val="24"/>
          <w:rPrChange w:id="371" w:author="peifang ni" w:date="2026-06-12T18:00:00Z">
            <w:rPr/>
          </w:rPrChange>
        </w:rPr>
        <w:t>资源访问）的细粒度授权机制。</w:t>
      </w:r>
      <w:r>
        <w:rPr>
          <w:sz w:val="24"/>
          <w:rPrChange w:id="372" w:author="peifang ni" w:date="2026-06-12T18:00:00Z">
            <w:rPr/>
          </w:rPrChange>
        </w:rPr>
        <w:t xml:space="preserve">2026 </w:t>
      </w:r>
      <w:r>
        <w:rPr>
          <w:sz w:val="24"/>
          <w:rPrChange w:id="373" w:author="peifang ni" w:date="2026-06-12T18:00:00Z">
            <w:rPr/>
          </w:rPrChange>
        </w:rPr>
        <w:t>年</w:t>
      </w:r>
      <w:r>
        <w:rPr>
          <w:sz w:val="24"/>
          <w:rPrChange w:id="374" w:author="peifang ni" w:date="2026-06-12T18:00:00Z">
            <w:rPr/>
          </w:rPrChange>
        </w:rPr>
        <w:t xml:space="preserve"> 2 </w:t>
      </w:r>
      <w:r>
        <w:rPr>
          <w:sz w:val="24"/>
          <w:rPrChange w:id="375" w:author="peifang ni" w:date="2026-06-12T18:00:00Z">
            <w:rPr/>
          </w:rPrChange>
        </w:rPr>
        <w:t>月，美国国家标准与技术研究院（</w:t>
      </w:r>
      <w:r>
        <w:rPr>
          <w:sz w:val="24"/>
          <w:rPrChange w:id="376" w:author="peifang ni" w:date="2026-06-12T18:00:00Z">
            <w:rPr/>
          </w:rPrChange>
        </w:rPr>
        <w:t>NIST</w:t>
      </w:r>
      <w:r>
        <w:rPr>
          <w:sz w:val="24"/>
          <w:rPrChange w:id="377" w:author="peifang ni" w:date="2026-06-12T18:00:00Z">
            <w:rPr/>
          </w:rPrChange>
        </w:rPr>
        <w:t>）启动</w:t>
      </w:r>
      <w:r>
        <w:rPr>
          <w:sz w:val="24"/>
          <w:rPrChange w:id="378" w:author="peifang ni" w:date="2026-06-12T18:00:00Z">
            <w:rPr/>
          </w:rPrChange>
        </w:rPr>
        <w:t xml:space="preserve"> AI Agent </w:t>
      </w:r>
      <w:r>
        <w:rPr>
          <w:sz w:val="24"/>
          <w:rPrChange w:id="379" w:author="peifang ni" w:date="2026-06-12T18:00:00Z">
            <w:rPr/>
          </w:rPrChange>
        </w:rPr>
        <w:t>标准倡议，明确将认证、授权、审计与不可否认性列为核心标准维度，反映出该问题已引起顶层政策关注。</w:t>
      </w:r>
    </w:p>
    <w:p w14:paraId="71604944">
      <w:pPr>
        <w:spacing w:line="360" w:lineRule="auto"/>
        <w:ind w:firstLine="420"/>
        <w:rPr>
          <w:sz w:val="24"/>
          <w:rPrChange w:id="381" w:author="peifang ni" w:date="2026-06-12T18:00:00Z">
            <w:rPr/>
          </w:rPrChange>
        </w:rPr>
        <w:pPrChange w:id="380" w:author="peifang ni" w:date="2026-06-12T18:00:00Z">
          <w:pPr>
            <w:ind w:firstLine="420"/>
          </w:pPr>
        </w:pPrChange>
      </w:pPr>
      <w:r>
        <w:rPr>
          <w:sz w:val="24"/>
          <w:rPrChange w:id="382" w:author="peifang ni" w:date="2026-06-12T18:00:00Z">
            <w:rPr/>
          </w:rPrChange>
        </w:rPr>
        <w:t>OWASP</w:t>
      </w:r>
      <w:r>
        <w:rPr>
          <w:sz w:val="24"/>
          <w:rPrChange w:id="383" w:author="peifang ni" w:date="2026-06-12T18:00:00Z">
            <w:rPr/>
          </w:rPrChange>
        </w:rPr>
        <w:t>在</w:t>
      </w:r>
      <w:r>
        <w:rPr>
          <w:sz w:val="24"/>
          <w:rPrChange w:id="384" w:author="peifang ni" w:date="2026-06-12T18:00:00Z">
            <w:rPr/>
          </w:rPrChange>
        </w:rPr>
        <w:t>2025</w:t>
      </w:r>
      <w:r>
        <w:rPr>
          <w:sz w:val="24"/>
          <w:rPrChange w:id="385" w:author="peifang ni" w:date="2026-06-12T18:00:00Z">
            <w:rPr/>
          </w:rPrChange>
        </w:rPr>
        <w:t>年发布的</w:t>
      </w:r>
      <w:r>
        <w:rPr>
          <w:sz w:val="24"/>
          <w:rPrChange w:id="386" w:author="peifang ni" w:date="2026-06-12T18:00:00Z">
            <w:rPr/>
          </w:rPrChange>
        </w:rPr>
        <w:t>LLM</w:t>
      </w:r>
      <w:r>
        <w:rPr>
          <w:sz w:val="24"/>
          <w:rPrChange w:id="387" w:author="peifang ni" w:date="2026-06-12T18:00:00Z">
            <w:rPr/>
          </w:rPrChange>
        </w:rPr>
        <w:t>应用</w:t>
      </w:r>
      <w:r>
        <w:rPr>
          <w:sz w:val="24"/>
          <w:rPrChange w:id="388" w:author="peifang ni" w:date="2026-06-12T18:00:00Z">
            <w:rPr/>
          </w:rPrChange>
        </w:rPr>
        <w:t>Top 10</w:t>
      </w:r>
      <w:r>
        <w:rPr>
          <w:sz w:val="24"/>
          <w:rPrChange w:id="389" w:author="peifang ni" w:date="2026-06-12T18:00:00Z">
            <w:rPr/>
          </w:rPrChange>
        </w:rPr>
        <w:t>安全风险中，将</w:t>
      </w:r>
      <w:r>
        <w:rPr>
          <w:sz w:val="24"/>
          <w:rPrChange w:id="390" w:author="peifang ni" w:date="2026-06-12T18:00:00Z">
            <w:rPr/>
          </w:rPrChange>
        </w:rPr>
        <w:t>"</w:t>
      </w:r>
      <w:r>
        <w:rPr>
          <w:sz w:val="24"/>
          <w:rPrChange w:id="391" w:author="peifang ni" w:date="2026-06-12T18:00:00Z">
            <w:rPr/>
          </w:rPrChange>
        </w:rPr>
        <w:t>过度代理</w:t>
      </w:r>
      <w:r>
        <w:rPr>
          <w:sz w:val="24"/>
          <w:rPrChange w:id="392" w:author="peifang ni" w:date="2026-06-12T18:00:00Z">
            <w:rPr/>
          </w:rPrChange>
        </w:rPr>
        <w:t>"</w:t>
      </w:r>
      <w:r>
        <w:rPr>
          <w:sz w:val="24"/>
          <w:rPrChange w:id="393" w:author="peifang ni" w:date="2026-06-12T18:00:00Z">
            <w:rPr/>
          </w:rPrChange>
        </w:rPr>
        <w:t>列为</w:t>
      </w:r>
      <w:r>
        <w:rPr>
          <w:sz w:val="24"/>
          <w:rPrChange w:id="394" w:author="peifang ni" w:date="2026-06-12T18:00:00Z">
            <w:rPr/>
          </w:rPrChange>
        </w:rPr>
        <w:t>LLM06</w:t>
      </w:r>
      <w:r>
        <w:rPr>
          <w:sz w:val="24"/>
          <w:rPrChange w:id="395" w:author="peifang ni" w:date="2026-06-12T18:00:00Z">
            <w:rPr/>
          </w:rPrChange>
        </w:rPr>
        <w:t>号风险</w:t>
      </w:r>
      <w:r>
        <w:rPr>
          <w:sz w:val="24"/>
          <w:rPrChange w:id="396" w:author="peifang ni" w:date="2026-06-12T18:00:00Z">
            <w:rPr/>
          </w:rPrChange>
        </w:rPr>
        <w:t>[22]</w:t>
      </w:r>
      <w:r>
        <w:rPr>
          <w:sz w:val="24"/>
          <w:rPrChange w:id="397" w:author="peifang ni" w:date="2026-06-12T18:00:00Z">
            <w:rPr/>
          </w:rPrChange>
        </w:rPr>
        <w:t>。过度代理是指</w:t>
      </w:r>
      <w:r>
        <w:rPr>
          <w:sz w:val="24"/>
          <w:rPrChange w:id="398" w:author="peifang ni" w:date="2026-06-12T18:00:00Z">
            <w:rPr/>
          </w:rPrChange>
        </w:rPr>
        <w:t>LLM</w:t>
      </w:r>
      <w:r>
        <w:rPr>
          <w:sz w:val="24"/>
          <w:rPrChange w:id="399" w:author="peifang ni" w:date="2026-06-12T18:00:00Z">
            <w:rPr/>
          </w:rPrChange>
        </w:rPr>
        <w:t>智能体被赋予了超出必要的功能、权限或自主性，从而可能在意外、模糊、幻觉或被操纵的输入驱动下执行有害操作。其根因包括三类：过度功能（工具超出任务所需）、过度权限（以过高权限运行）和过度自主（高风险操作未经人工确认即自动执行）</w:t>
      </w:r>
      <w:r>
        <w:rPr>
          <w:sz w:val="24"/>
          <w:rPrChange w:id="400" w:author="peifang ni" w:date="2026-06-12T18:00:00Z">
            <w:rPr/>
          </w:rPrChange>
        </w:rPr>
        <w:t>[22]</w:t>
      </w:r>
      <w:r>
        <w:rPr>
          <w:sz w:val="24"/>
          <w:rPrChange w:id="401" w:author="peifang ni" w:date="2026-06-12T18:00:00Z">
            <w:rPr/>
          </w:rPrChange>
        </w:rPr>
        <w:t>。过度代理与提示注入风险形成危险的协同效应</w:t>
      </w:r>
      <w:r>
        <w:rPr>
          <w:sz w:val="24"/>
          <w:rPrChange w:id="402" w:author="peifang ni" w:date="2026-06-12T18:00:00Z">
            <w:rPr/>
          </w:rPrChange>
        </w:rPr>
        <w:t>——</w:t>
      </w:r>
      <w:r>
        <w:rPr>
          <w:sz w:val="24"/>
          <w:rPrChange w:id="403" w:author="peifang ni" w:date="2026-06-12T18:00:00Z">
            <w:rPr/>
          </w:rPrChange>
        </w:rPr>
        <w:t>当智能体持有广泛的工具权限且缺乏运行时授权约束时，成功的提示注入将直接转化为行动性攻击</w:t>
      </w:r>
      <w:r>
        <w:rPr>
          <w:sz w:val="24"/>
          <w:rPrChange w:id="404" w:author="peifang ni" w:date="2026-06-12T18:00:00Z">
            <w:rPr/>
          </w:rPrChange>
        </w:rPr>
        <w:t>[22]</w:t>
      </w:r>
      <w:r>
        <w:rPr>
          <w:sz w:val="24"/>
          <w:rPrChange w:id="405" w:author="peifang ni" w:date="2026-06-12T18:00:00Z">
            <w:rPr/>
          </w:rPrChange>
        </w:rPr>
        <w:t>。</w:t>
      </w:r>
    </w:p>
    <w:p w14:paraId="224D8294">
      <w:pPr>
        <w:spacing w:line="360" w:lineRule="auto"/>
        <w:ind w:firstLine="420"/>
        <w:rPr>
          <w:sz w:val="24"/>
          <w:rPrChange w:id="407" w:author="peifang ni" w:date="2026-06-12T18:00:00Z">
            <w:rPr/>
          </w:rPrChange>
        </w:rPr>
        <w:pPrChange w:id="406" w:author="peifang ni" w:date="2026-06-12T18:00:00Z">
          <w:pPr>
            <w:ind w:firstLine="420"/>
          </w:pPr>
        </w:pPrChange>
      </w:pPr>
      <w:r>
        <w:rPr>
          <w:rFonts w:hint="eastAsia"/>
          <w:sz w:val="24"/>
          <w:rPrChange w:id="408" w:author="peifang ni" w:date="2026-06-12T18:00:00Z">
            <w:rPr>
              <w:rFonts w:hint="eastAsia"/>
            </w:rPr>
          </w:rPrChange>
        </w:rPr>
        <w:t>目前智能体在执行任务时需要访问外部资源或者服务，智能</w:t>
      </w:r>
      <w:r>
        <w:rPr>
          <w:rFonts w:hint="eastAsia"/>
          <w:sz w:val="24"/>
          <w:rPrChange w:id="409" w:author="peifang ni" w:date="2026-06-12T18:00:00Z">
            <w:rPr>
              <w:rFonts w:hint="eastAsia"/>
            </w:rPr>
          </w:rPrChange>
        </w:rPr>
        <w:t>体对于</w:t>
      </w:r>
      <w:r>
        <w:rPr>
          <w:rFonts w:hint="eastAsia"/>
          <w:sz w:val="24"/>
          <w:rPrChange w:id="410" w:author="peifang ni" w:date="2026-06-12T18:00:00Z">
            <w:rPr>
              <w:rFonts w:hint="eastAsia"/>
            </w:rPr>
          </w:rPrChange>
        </w:rPr>
        <w:t>访问外部资源或者服务时，最普遍的是沿用</w:t>
      </w:r>
      <w:r>
        <w:rPr>
          <w:rFonts w:hint="eastAsia"/>
          <w:sz w:val="24"/>
          <w:rPrChange w:id="411" w:author="peifang ni" w:date="2026-06-12T18:00:00Z">
            <w:rPr>
              <w:rFonts w:hint="eastAsia"/>
            </w:rPr>
          </w:rPrChange>
        </w:rPr>
        <w:t>OAuth</w:t>
      </w:r>
      <w:r>
        <w:rPr>
          <w:rFonts w:hint="eastAsia"/>
          <w:sz w:val="24"/>
          <w:rPrChange w:id="412" w:author="peifang ni" w:date="2026-06-12T18:00:00Z">
            <w:rPr>
              <w:rFonts w:hint="eastAsia"/>
            </w:rPr>
          </w:rPrChange>
        </w:rPr>
        <w:t>的授权机制。当需要访问外部资源或服务时，由智能体的所在客户端发起</w:t>
      </w:r>
      <w:r>
        <w:rPr>
          <w:rFonts w:hint="eastAsia"/>
          <w:sz w:val="24"/>
          <w:rPrChange w:id="413" w:author="peifang ni" w:date="2026-06-12T18:00:00Z">
            <w:rPr>
              <w:rFonts w:hint="eastAsia"/>
            </w:rPr>
          </w:rPrChange>
        </w:rPr>
        <w:t>OAuth</w:t>
      </w:r>
      <w:r>
        <w:rPr>
          <w:rFonts w:hint="eastAsia"/>
          <w:sz w:val="24"/>
          <w:rPrChange w:id="414" w:author="peifang ni" w:date="2026-06-12T18:00:00Z">
            <w:rPr>
              <w:rFonts w:hint="eastAsia"/>
            </w:rPr>
          </w:rPrChange>
        </w:rPr>
        <w:t>协议流程，获取资源的</w:t>
      </w:r>
      <w:r>
        <w:rPr>
          <w:rFonts w:hint="eastAsia"/>
          <w:sz w:val="24"/>
          <w:rPrChange w:id="415" w:author="peifang ni" w:date="2026-06-12T18:00:00Z">
            <w:rPr>
              <w:rFonts w:hint="eastAsia"/>
            </w:rPr>
          </w:rPrChange>
        </w:rPr>
        <w:t>OAuth</w:t>
      </w:r>
      <w:r>
        <w:rPr>
          <w:rFonts w:hint="eastAsia"/>
          <w:sz w:val="24"/>
          <w:rPrChange w:id="416" w:author="peifang ni" w:date="2026-06-12T18:00:00Z">
            <w:rPr>
              <w:rFonts w:hint="eastAsia"/>
            </w:rPr>
          </w:rPrChange>
        </w:rPr>
        <w:t>令牌，智能体接着在访问外部资源或服务时在请求中附带</w:t>
      </w:r>
      <w:r>
        <w:rPr>
          <w:rFonts w:hint="eastAsia"/>
          <w:sz w:val="24"/>
          <w:rPrChange w:id="417" w:author="peifang ni" w:date="2026-06-12T18:00:00Z">
            <w:rPr>
              <w:rFonts w:hint="eastAsia"/>
            </w:rPr>
          </w:rPrChange>
        </w:rPr>
        <w:t>OAuth</w:t>
      </w:r>
      <w:r>
        <w:rPr>
          <w:rFonts w:hint="eastAsia"/>
          <w:sz w:val="24"/>
          <w:rPrChange w:id="418" w:author="peifang ni" w:date="2026-06-12T18:00:00Z">
            <w:rPr>
              <w:rFonts w:hint="eastAsia"/>
            </w:rPr>
          </w:rPrChange>
        </w:rPr>
        <w:t>令牌。智能</w:t>
      </w:r>
      <w:r>
        <w:rPr>
          <w:rFonts w:hint="eastAsia"/>
          <w:sz w:val="24"/>
          <w:rPrChange w:id="419" w:author="peifang ni" w:date="2026-06-12T18:00:00Z">
            <w:rPr>
              <w:rFonts w:hint="eastAsia"/>
            </w:rPr>
          </w:rPrChange>
        </w:rPr>
        <w:t>体所在</w:t>
      </w:r>
      <w:r>
        <w:rPr>
          <w:rFonts w:hint="eastAsia"/>
          <w:sz w:val="24"/>
          <w:rPrChange w:id="420" w:author="peifang ni" w:date="2026-06-12T18:00:00Z">
            <w:rPr>
              <w:rFonts w:hint="eastAsia"/>
            </w:rPr>
          </w:rPrChange>
        </w:rPr>
        <w:t>客户端下的所有智能体共用一个访问令牌，智能体并没有独属于自己的身份标识，当智能</w:t>
      </w:r>
      <w:r>
        <w:rPr>
          <w:rFonts w:hint="eastAsia"/>
          <w:sz w:val="24"/>
          <w:rPrChange w:id="421" w:author="peifang ni" w:date="2026-06-12T18:00:00Z">
            <w:rPr>
              <w:rFonts w:hint="eastAsia"/>
            </w:rPr>
          </w:rPrChange>
        </w:rPr>
        <w:t>体需要</w:t>
      </w:r>
      <w:r>
        <w:rPr>
          <w:rFonts w:hint="eastAsia"/>
          <w:sz w:val="24"/>
          <w:rPrChange w:id="422" w:author="peifang ni" w:date="2026-06-12T18:00:00Z">
            <w:rPr>
              <w:rFonts w:hint="eastAsia"/>
            </w:rPr>
          </w:rPrChange>
        </w:rPr>
        <w:t>访问资源时，需要先经过客户端的</w:t>
      </w:r>
      <w:r>
        <w:rPr>
          <w:rFonts w:hint="eastAsia"/>
          <w:sz w:val="24"/>
          <w:rPrChange w:id="423" w:author="peifang ni" w:date="2026-06-12T18:00:00Z">
            <w:rPr>
              <w:rFonts w:hint="eastAsia"/>
            </w:rPr>
          </w:rPrChange>
        </w:rPr>
        <w:t>RBAC</w:t>
      </w:r>
      <w:r>
        <w:rPr>
          <w:rFonts w:hint="eastAsia"/>
          <w:sz w:val="24"/>
          <w:rPrChange w:id="424" w:author="peifang ni" w:date="2026-06-12T18:00:00Z">
            <w:rPr>
              <w:rFonts w:hint="eastAsia"/>
            </w:rPr>
          </w:rPrChange>
        </w:rPr>
        <w:t>访问策略，判断该智能体是否有权访问对应资源，若有权则客户端携带</w:t>
      </w:r>
      <w:r>
        <w:rPr>
          <w:rFonts w:hint="eastAsia"/>
          <w:sz w:val="24"/>
          <w:rPrChange w:id="425" w:author="peifang ni" w:date="2026-06-12T18:00:00Z">
            <w:rPr>
              <w:rFonts w:hint="eastAsia"/>
            </w:rPr>
          </w:rPrChange>
        </w:rPr>
        <w:t>OAuth</w:t>
      </w:r>
      <w:r>
        <w:rPr>
          <w:rFonts w:hint="eastAsia"/>
          <w:sz w:val="24"/>
          <w:rPrChange w:id="426" w:author="peifang ni" w:date="2026-06-12T18:00:00Z">
            <w:rPr>
              <w:rFonts w:hint="eastAsia"/>
            </w:rPr>
          </w:rPrChange>
        </w:rPr>
        <w:t>令牌代替智能体转发访问请求获取资源，之后转发给智能体。</w:t>
      </w:r>
    </w:p>
    <w:p w14:paraId="253B70F7">
      <w:pPr>
        <w:spacing w:line="360" w:lineRule="auto"/>
        <w:rPr>
          <w:sz w:val="24"/>
          <w:rPrChange w:id="428" w:author="peifang ni" w:date="2026-06-12T18:00:00Z">
            <w:rPr/>
          </w:rPrChange>
        </w:rPr>
        <w:pPrChange w:id="427" w:author="peifang ni" w:date="2026-06-12T18:00:00Z">
          <w:pPr/>
        </w:pPrChange>
      </w:pPr>
    </w:p>
    <w:p w14:paraId="66E201E3">
      <w:pPr>
        <w:spacing w:line="360" w:lineRule="auto"/>
        <w:rPr>
          <w:sz w:val="24"/>
          <w:rPrChange w:id="430" w:author="peifang ni" w:date="2026-06-12T18:00:00Z">
            <w:rPr/>
          </w:rPrChange>
        </w:rPr>
        <w:pPrChange w:id="429" w:author="peifang ni" w:date="2026-06-12T18:00:00Z">
          <w:pPr/>
        </w:pPrChange>
      </w:pPr>
    </w:p>
    <w:p w14:paraId="30726B44">
      <w:pPr>
        <w:spacing w:line="360" w:lineRule="auto"/>
        <w:ind w:firstLine="420"/>
        <w:rPr>
          <w:sz w:val="24"/>
          <w:rPrChange w:id="432" w:author="peifang ni" w:date="2026-06-12T18:00:00Z">
            <w:rPr/>
          </w:rPrChange>
        </w:rPr>
        <w:pPrChange w:id="431" w:author="peifang ni" w:date="2026-06-12T18:00:00Z">
          <w:pPr>
            <w:ind w:firstLine="420"/>
          </w:pPr>
        </w:pPrChange>
      </w:pPr>
    </w:p>
    <w:p w14:paraId="459D69B2">
      <w:pPr>
        <w:spacing w:line="360" w:lineRule="auto"/>
        <w:ind w:firstLine="420"/>
        <w:rPr>
          <w:sz w:val="24"/>
          <w:rPrChange w:id="434" w:author="peifang ni" w:date="2026-06-12T18:00:00Z">
            <w:rPr/>
          </w:rPrChange>
        </w:rPr>
        <w:pPrChange w:id="433" w:author="peifang ni" w:date="2026-06-12T18:00:00Z">
          <w:pPr>
            <w:ind w:firstLine="420"/>
          </w:pPr>
        </w:pPrChange>
      </w:pPr>
    </w:p>
    <w:p w14:paraId="1F6DF69B">
      <w:pPr>
        <w:spacing w:line="360" w:lineRule="auto"/>
        <w:rPr>
          <w:sz w:val="24"/>
          <w:rPrChange w:id="436" w:author="peifang ni" w:date="2026-06-12T18:00:00Z">
            <w:rPr/>
          </w:rPrChange>
        </w:rPr>
        <w:pPrChange w:id="435" w:author="peifang ni" w:date="2026-06-12T18:00:00Z">
          <w:pPr/>
        </w:pPrChange>
      </w:pPr>
      <w:r>
        <w:rPr>
          <w:sz w:val="24"/>
          <w:rPrChange w:id="437" w:author="peifang ni" w:date="2026-06-12T18:00:00Z">
            <w:rPr/>
          </w:rPrChange>
        </w:rPr>
        <w:br w:type="page"/>
      </w:r>
    </w:p>
    <w:p w14:paraId="26FE0254">
      <w:pPr>
        <w:spacing w:line="360" w:lineRule="auto"/>
        <w:jc w:val="center"/>
        <w:rPr>
          <w:b/>
          <w:bCs/>
          <w:sz w:val="24"/>
          <w:szCs w:val="24"/>
          <w:rPrChange w:id="439" w:author="peifang ni" w:date="2026-06-12T18:00:00Z">
            <w:rPr>
              <w:b/>
              <w:bCs/>
              <w:sz w:val="32"/>
              <w:szCs w:val="32"/>
            </w:rPr>
          </w:rPrChange>
        </w:rPr>
        <w:pPrChange w:id="438" w:author="peifang ni" w:date="2026-06-12T18:00:00Z">
          <w:pPr>
            <w:jc w:val="center"/>
          </w:pPr>
        </w:pPrChange>
      </w:pPr>
      <w:r>
        <w:rPr>
          <w:rFonts w:hint="eastAsia"/>
          <w:b/>
          <w:bCs/>
          <w:sz w:val="24"/>
          <w:szCs w:val="24"/>
          <w:rPrChange w:id="440" w:author="peifang ni" w:date="2026-06-12T18:00:00Z">
            <w:rPr>
              <w:rFonts w:hint="eastAsia"/>
              <w:b/>
              <w:bCs/>
              <w:sz w:val="32"/>
              <w:szCs w:val="32"/>
            </w:rPr>
          </w:rPrChange>
        </w:rPr>
        <w:t>国内外研究现状</w:t>
      </w:r>
    </w:p>
    <w:p w14:paraId="6B01888F">
      <w:pPr>
        <w:spacing w:line="360" w:lineRule="auto"/>
        <w:ind w:firstLine="420"/>
        <w:rPr>
          <w:sz w:val="24"/>
          <w:rPrChange w:id="442" w:author="peifang ni" w:date="2026-06-12T18:00:00Z">
            <w:rPr/>
          </w:rPrChange>
        </w:rPr>
        <w:pPrChange w:id="441" w:author="peifang ni" w:date="2026-06-12T18:00:00Z">
          <w:pPr>
            <w:ind w:firstLine="420"/>
          </w:pPr>
        </w:pPrChange>
      </w:pPr>
      <w:r>
        <w:rPr>
          <w:rFonts w:hint="eastAsia"/>
          <w:sz w:val="24"/>
          <w:rPrChange w:id="443" w:author="peifang ni" w:date="2026-06-12T18:00:00Z">
            <w:rPr>
              <w:rFonts w:hint="eastAsia"/>
            </w:rPr>
          </w:rPrChange>
        </w:rPr>
        <w:t>智能体在执行任务时需要访问外部资源或者服务，智能</w:t>
      </w:r>
      <w:r>
        <w:rPr>
          <w:rFonts w:hint="eastAsia"/>
          <w:sz w:val="24"/>
          <w:rPrChange w:id="444" w:author="peifang ni" w:date="2026-06-12T18:00:00Z">
            <w:rPr>
              <w:rFonts w:hint="eastAsia"/>
            </w:rPr>
          </w:rPrChange>
        </w:rPr>
        <w:t>体对于</w:t>
      </w:r>
      <w:r>
        <w:rPr>
          <w:rFonts w:hint="eastAsia"/>
          <w:sz w:val="24"/>
          <w:rPrChange w:id="445" w:author="peifang ni" w:date="2026-06-12T18:00:00Z">
            <w:rPr>
              <w:rFonts w:hint="eastAsia"/>
            </w:rPr>
          </w:rPrChange>
        </w:rPr>
        <w:t>访问外部资源或者服务时，最普遍的是沿用</w:t>
      </w:r>
      <w:r>
        <w:rPr>
          <w:rFonts w:hint="eastAsia"/>
          <w:sz w:val="24"/>
          <w:rPrChange w:id="446" w:author="peifang ni" w:date="2026-06-12T18:00:00Z">
            <w:rPr>
              <w:rFonts w:hint="eastAsia"/>
            </w:rPr>
          </w:rPrChange>
        </w:rPr>
        <w:t>OAuth</w:t>
      </w:r>
      <w:r>
        <w:rPr>
          <w:rFonts w:hint="eastAsia"/>
          <w:sz w:val="24"/>
          <w:rPrChange w:id="447" w:author="peifang ni" w:date="2026-06-12T18:00:00Z">
            <w:rPr>
              <w:rFonts w:hint="eastAsia"/>
            </w:rPr>
          </w:rPrChange>
        </w:rPr>
        <w:t>的授权机制。当需要访问外部资源或服务时，由智能体的用户发起</w:t>
      </w:r>
      <w:r>
        <w:rPr>
          <w:rFonts w:hint="eastAsia"/>
          <w:sz w:val="24"/>
          <w:rPrChange w:id="448" w:author="peifang ni" w:date="2026-06-12T18:00:00Z">
            <w:rPr>
              <w:rFonts w:hint="eastAsia"/>
            </w:rPr>
          </w:rPrChange>
        </w:rPr>
        <w:t>OAuth</w:t>
      </w:r>
      <w:r>
        <w:rPr>
          <w:rFonts w:hint="eastAsia"/>
          <w:sz w:val="24"/>
          <w:rPrChange w:id="449" w:author="peifang ni" w:date="2026-06-12T18:00:00Z">
            <w:rPr>
              <w:rFonts w:hint="eastAsia"/>
            </w:rPr>
          </w:rPrChange>
        </w:rPr>
        <w:t>协议流程，获取资源的</w:t>
      </w:r>
      <w:r>
        <w:rPr>
          <w:rFonts w:hint="eastAsia"/>
          <w:sz w:val="24"/>
          <w:rPrChange w:id="450" w:author="peifang ni" w:date="2026-06-12T18:00:00Z">
            <w:rPr>
              <w:rFonts w:hint="eastAsia"/>
            </w:rPr>
          </w:rPrChange>
        </w:rPr>
        <w:t>OAuth</w:t>
      </w:r>
      <w:r>
        <w:rPr>
          <w:rFonts w:hint="eastAsia"/>
          <w:sz w:val="24"/>
          <w:rPrChange w:id="451" w:author="peifang ni" w:date="2026-06-12T18:00:00Z">
            <w:rPr>
              <w:rFonts w:hint="eastAsia"/>
            </w:rPr>
          </w:rPrChange>
        </w:rPr>
        <w:t>令牌，智能体接着在访问外部资源或服务时在请求中附带</w:t>
      </w:r>
      <w:r>
        <w:rPr>
          <w:rFonts w:hint="eastAsia"/>
          <w:sz w:val="24"/>
          <w:rPrChange w:id="452" w:author="peifang ni" w:date="2026-06-12T18:00:00Z">
            <w:rPr>
              <w:rFonts w:hint="eastAsia"/>
            </w:rPr>
          </w:rPrChange>
        </w:rPr>
        <w:t>OAuth</w:t>
      </w:r>
      <w:r>
        <w:rPr>
          <w:rFonts w:hint="eastAsia"/>
          <w:sz w:val="24"/>
          <w:rPrChange w:id="453" w:author="peifang ni" w:date="2026-06-12T18:00:00Z">
            <w:rPr>
              <w:rFonts w:hint="eastAsia"/>
            </w:rPr>
          </w:rPrChange>
        </w:rPr>
        <w:t>令牌。</w:t>
      </w:r>
    </w:p>
    <w:p w14:paraId="664F4BCC">
      <w:pPr>
        <w:spacing w:line="360" w:lineRule="auto"/>
        <w:ind w:firstLine="420"/>
        <w:rPr>
          <w:sz w:val="24"/>
          <w:rPrChange w:id="455" w:author="peifang ni" w:date="2026-06-12T18:00:00Z">
            <w:rPr/>
          </w:rPrChange>
        </w:rPr>
        <w:pPrChange w:id="454" w:author="peifang ni" w:date="2026-06-12T18:00:00Z">
          <w:pPr>
            <w:ind w:firstLine="420"/>
          </w:pPr>
        </w:pPrChange>
      </w:pPr>
      <w:r>
        <w:rPr>
          <w:rFonts w:hint="eastAsia"/>
          <w:sz w:val="24"/>
          <w:rPrChange w:id="456" w:author="peifang ni" w:date="2026-06-12T18:00:00Z">
            <w:rPr>
              <w:rFonts w:hint="eastAsia"/>
            </w:rPr>
          </w:rPrChange>
        </w:rPr>
        <w:t>然而，在智能体授权领域，尽管</w:t>
      </w:r>
      <w:r>
        <w:rPr>
          <w:rFonts w:hint="eastAsia"/>
          <w:sz w:val="24"/>
          <w:rPrChange w:id="457" w:author="peifang ni" w:date="2026-06-12T18:00:00Z">
            <w:rPr>
              <w:rFonts w:hint="eastAsia"/>
            </w:rPr>
          </w:rPrChange>
        </w:rPr>
        <w:t>OAuth</w:t>
      </w:r>
      <w:r>
        <w:rPr>
          <w:rFonts w:hint="eastAsia"/>
          <w:sz w:val="24"/>
          <w:rPrChange w:id="458" w:author="peifang ni" w:date="2026-06-12T18:00:00Z">
            <w:rPr>
              <w:rFonts w:hint="eastAsia"/>
            </w:rPr>
          </w:rPrChange>
        </w:rPr>
        <w:t>已获广泛应用，它仍然存在许多不足，</w:t>
      </w:r>
      <w:r>
        <w:rPr>
          <w:rFonts w:hint="eastAsia"/>
          <w:sz w:val="24"/>
          <w:rPrChange w:id="459" w:author="peifang ni" w:date="2026-06-12T18:00:00Z">
            <w:rPr>
              <w:rFonts w:hint="eastAsia"/>
            </w:rPr>
          </w:rPrChange>
        </w:rPr>
        <w:t xml:space="preserve">Chopra </w:t>
      </w:r>
      <w:r>
        <w:rPr>
          <w:rFonts w:hint="eastAsia"/>
          <w:sz w:val="24"/>
          <w:rPrChange w:id="460" w:author="peifang ni" w:date="2026-06-12T18:00:00Z">
            <w:rPr>
              <w:rFonts w:hint="eastAsia"/>
            </w:rPr>
          </w:rPrChange>
        </w:rPr>
        <w:t>等人的工作指出</w:t>
      </w:r>
      <w:r>
        <w:rPr>
          <w:rFonts w:hint="eastAsia"/>
          <w:sz w:val="24"/>
          <w:rPrChange w:id="461" w:author="peifang ni" w:date="2026-06-12T18:00:00Z">
            <w:rPr>
              <w:rFonts w:hint="eastAsia"/>
            </w:rPr>
          </w:rPrChange>
        </w:rPr>
        <w:t>OAuth</w:t>
      </w:r>
      <w:r>
        <w:rPr>
          <w:rFonts w:hint="eastAsia"/>
          <w:sz w:val="24"/>
          <w:rPrChange w:id="462" w:author="peifang ni" w:date="2026-06-12T18:00:00Z">
            <w:rPr>
              <w:rFonts w:hint="eastAsia"/>
            </w:rPr>
          </w:rPrChange>
        </w:rPr>
        <w:t>在智能体授权领域中存在的多个不足</w:t>
      </w:r>
      <w:r>
        <w:rPr>
          <w:rFonts w:hint="eastAsia"/>
          <w:sz w:val="24"/>
          <w:rPrChange w:id="463" w:author="peifang ni" w:date="2026-06-12T18:00:00Z">
            <w:rPr>
              <w:rFonts w:hint="eastAsia"/>
            </w:rPr>
          </w:rPrChange>
        </w:rPr>
        <w:t>[40]</w:t>
      </w:r>
      <w:r>
        <w:rPr>
          <w:rFonts w:hint="eastAsia"/>
          <w:sz w:val="24"/>
          <w:rPrChange w:id="464" w:author="peifang ni" w:date="2026-06-12T18:00:00Z">
            <w:rPr>
              <w:rFonts w:hint="eastAsia"/>
            </w:rPr>
          </w:rPrChange>
        </w:rPr>
        <w:t>：第一个是权限粒度过大，</w:t>
      </w:r>
      <w:r>
        <w:rPr>
          <w:rFonts w:hint="eastAsia"/>
          <w:sz w:val="24"/>
          <w:rPrChange w:id="465" w:author="peifang ni" w:date="2026-06-12T18:00:00Z">
            <w:rPr>
              <w:rFonts w:hint="eastAsia"/>
            </w:rPr>
          </w:rPrChange>
        </w:rPr>
        <w:t xml:space="preserve">OAuth </w:t>
      </w:r>
      <w:r>
        <w:rPr>
          <w:rFonts w:hint="eastAsia"/>
          <w:sz w:val="24"/>
          <w:rPrChange w:id="466" w:author="peifang ni" w:date="2026-06-12T18:00:00Z">
            <w:rPr>
              <w:rFonts w:hint="eastAsia"/>
            </w:rPr>
          </w:rPrChange>
        </w:rPr>
        <w:t>的</w:t>
      </w:r>
      <w:r>
        <w:rPr>
          <w:rFonts w:hint="eastAsia"/>
          <w:sz w:val="24"/>
          <w:rPrChange w:id="467" w:author="peifang ni" w:date="2026-06-12T18:00:00Z">
            <w:rPr>
              <w:rFonts w:hint="eastAsia"/>
            </w:rPr>
          </w:rPrChange>
        </w:rPr>
        <w:t>scope</w:t>
      </w:r>
      <w:r>
        <w:rPr>
          <w:rFonts w:hint="eastAsia"/>
          <w:sz w:val="24"/>
          <w:rPrChange w:id="468" w:author="peifang ni" w:date="2026-06-12T18:00:00Z">
            <w:rPr>
              <w:rFonts w:hint="eastAsia"/>
            </w:rPr>
          </w:rPrChange>
        </w:rPr>
        <w:t>机制无法支持智能体所需的细粒度</w:t>
      </w:r>
      <w:r>
        <w:rPr>
          <w:rFonts w:hint="eastAsia"/>
          <w:sz w:val="24"/>
          <w:rPrChange w:id="469" w:author="peifang ni" w:date="2026-06-12T18:00:00Z">
            <w:rPr>
              <w:rFonts w:hint="eastAsia"/>
            </w:rPr>
          </w:rPrChange>
        </w:rPr>
        <w:t>资源级</w:t>
      </w:r>
      <w:r>
        <w:rPr>
          <w:rFonts w:hint="eastAsia"/>
          <w:sz w:val="24"/>
          <w:rPrChange w:id="470" w:author="peifang ni" w:date="2026-06-12T18:00:00Z">
            <w:rPr>
              <w:rFonts w:hint="eastAsia"/>
            </w:rPr>
          </w:rPrChange>
        </w:rPr>
        <w:t>权限控制；第二个是无动态策略执行，静态</w:t>
      </w:r>
      <w:r>
        <w:rPr>
          <w:rFonts w:hint="eastAsia"/>
          <w:sz w:val="24"/>
          <w:rPrChange w:id="471" w:author="peifang ni" w:date="2026-06-12T18:00:00Z">
            <w:rPr>
              <w:rFonts w:hint="eastAsia"/>
            </w:rPr>
          </w:rPrChange>
        </w:rPr>
        <w:t>token</w:t>
      </w:r>
      <w:r>
        <w:rPr>
          <w:rFonts w:hint="eastAsia"/>
          <w:sz w:val="24"/>
          <w:rPrChange w:id="472" w:author="peifang ni" w:date="2026-06-12T18:00:00Z">
            <w:rPr>
              <w:rFonts w:hint="eastAsia"/>
            </w:rPr>
          </w:rPrChange>
        </w:rPr>
        <w:t>无法支持运行时权限变更和动态策略；缺乏对自主系统的控制，</w:t>
      </w:r>
      <w:r>
        <w:rPr>
          <w:rFonts w:hint="eastAsia"/>
          <w:sz w:val="24"/>
          <w:rPrChange w:id="473" w:author="peifang ni" w:date="2026-06-12T18:00:00Z">
            <w:rPr>
              <w:rFonts w:hint="eastAsia"/>
            </w:rPr>
          </w:rPrChange>
        </w:rPr>
        <w:t>OAuth</w:t>
      </w:r>
      <w:r>
        <w:rPr>
          <w:rFonts w:hint="eastAsia"/>
          <w:sz w:val="24"/>
          <w:rPrChange w:id="474" w:author="peifang ni" w:date="2026-06-12T18:00:00Z">
            <w:rPr>
              <w:rFonts w:hint="eastAsia"/>
            </w:rPr>
          </w:rPrChange>
        </w:rPr>
        <w:t>设计之初假设有用户在场点击</w:t>
      </w:r>
      <w:r>
        <w:rPr>
          <w:rFonts w:hint="eastAsia"/>
          <w:sz w:val="24"/>
          <w:rPrChange w:id="475" w:author="peifang ni" w:date="2026-06-12T18:00:00Z">
            <w:rPr>
              <w:rFonts w:hint="eastAsia"/>
            </w:rPr>
          </w:rPrChange>
        </w:rPr>
        <w:t>"</w:t>
      </w:r>
      <w:r>
        <w:rPr>
          <w:rFonts w:hint="eastAsia"/>
          <w:sz w:val="24"/>
          <w:rPrChange w:id="476" w:author="peifang ni" w:date="2026-06-12T18:00:00Z">
            <w:rPr>
              <w:rFonts w:hint="eastAsia"/>
            </w:rPr>
          </w:rPrChange>
        </w:rPr>
        <w:t>同意</w:t>
      </w:r>
      <w:r>
        <w:rPr>
          <w:rFonts w:hint="eastAsia"/>
          <w:sz w:val="24"/>
          <w:rPrChange w:id="477" w:author="peifang ni" w:date="2026-06-12T18:00:00Z">
            <w:rPr>
              <w:rFonts w:hint="eastAsia"/>
            </w:rPr>
          </w:rPrChange>
        </w:rPr>
        <w:t>"</w:t>
      </w:r>
      <w:r>
        <w:rPr>
          <w:rFonts w:hint="eastAsia"/>
          <w:sz w:val="24"/>
          <w:rPrChange w:id="478" w:author="peifang ni" w:date="2026-06-12T18:00:00Z">
            <w:rPr>
              <w:rFonts w:hint="eastAsia"/>
            </w:rPr>
          </w:rPrChange>
        </w:rPr>
        <w:t>，但</w:t>
      </w:r>
      <w:r>
        <w:rPr>
          <w:rFonts w:hint="eastAsia"/>
          <w:sz w:val="24"/>
          <w:rPrChange w:id="479" w:author="peifang ni" w:date="2026-06-12T18:00:00Z">
            <w:rPr>
              <w:rFonts w:hint="eastAsia"/>
            </w:rPr>
          </w:rPrChange>
        </w:rPr>
        <w:t xml:space="preserve"> AI Agent </w:t>
      </w:r>
      <w:r>
        <w:rPr>
          <w:rFonts w:hint="eastAsia"/>
          <w:sz w:val="24"/>
          <w:rPrChange w:id="480" w:author="peifang ni" w:date="2026-06-12T18:00:00Z">
            <w:rPr>
              <w:rFonts w:hint="eastAsia"/>
            </w:rPr>
          </w:rPrChange>
        </w:rPr>
        <w:t>是自主运行的，没有人类实时参与。系统论证了传统授权框架与自主智能体的结构性不匹配。该研究指出，以</w:t>
      </w:r>
      <w:r>
        <w:rPr>
          <w:rFonts w:hint="eastAsia"/>
          <w:sz w:val="24"/>
          <w:rPrChange w:id="481" w:author="peifang ni" w:date="2026-06-12T18:00:00Z">
            <w:rPr>
              <w:rFonts w:hint="eastAsia"/>
            </w:rPr>
          </w:rPrChange>
        </w:rPr>
        <w:t xml:space="preserve"> OAuth </w:t>
      </w:r>
      <w:r>
        <w:rPr>
          <w:rFonts w:hint="eastAsia"/>
          <w:sz w:val="24"/>
          <w:rPrChange w:id="482" w:author="peifang ni" w:date="2026-06-12T18:00:00Z">
            <w:rPr>
              <w:rFonts w:hint="eastAsia"/>
            </w:rPr>
          </w:rPrChange>
        </w:rPr>
        <w:t>和</w:t>
      </w:r>
      <w:r>
        <w:rPr>
          <w:rFonts w:hint="eastAsia"/>
          <w:sz w:val="24"/>
          <w:rPrChange w:id="483" w:author="peifang ni" w:date="2026-06-12T18:00:00Z">
            <w:rPr>
              <w:rFonts w:hint="eastAsia"/>
            </w:rPr>
          </w:rPrChange>
        </w:rPr>
        <w:t xml:space="preserve"> RBAC </w:t>
      </w:r>
      <w:r>
        <w:rPr>
          <w:rFonts w:hint="eastAsia"/>
          <w:sz w:val="24"/>
          <w:rPrChange w:id="484" w:author="peifang ni" w:date="2026-06-12T18:00:00Z">
            <w:rPr>
              <w:rFonts w:hint="eastAsia"/>
            </w:rPr>
          </w:rPrChange>
        </w:rPr>
        <w:t>为代表的授权系统基于人类组织特征设计，权限变更低频且角色边界清晰；而自主智能体以机器速度运行，需在任务执行过程中进行高频、细粒度的权限动态调整，传统静态角色与粗粒度</w:t>
      </w:r>
      <w:r>
        <w:rPr>
          <w:rFonts w:hint="eastAsia"/>
          <w:sz w:val="24"/>
          <w:rPrChange w:id="485" w:author="peifang ni" w:date="2026-06-12T18:00:00Z">
            <w:rPr>
              <w:rFonts w:hint="eastAsia"/>
            </w:rPr>
          </w:rPrChange>
        </w:rPr>
        <w:t xml:space="preserve"> scope </w:t>
      </w:r>
      <w:r>
        <w:rPr>
          <w:rFonts w:hint="eastAsia"/>
          <w:sz w:val="24"/>
          <w:rPrChange w:id="486" w:author="peifang ni" w:date="2026-06-12T18:00:00Z">
            <w:rPr>
              <w:rFonts w:hint="eastAsia"/>
            </w:rPr>
          </w:rPrChange>
        </w:rPr>
        <w:t>机制无法支撑这一需求。同时，智能体对子智能体或外部工具的递归委托访问，使传统</w:t>
      </w:r>
      <w:r>
        <w:rPr>
          <w:rFonts w:hint="eastAsia"/>
          <w:sz w:val="24"/>
          <w:rPrChange w:id="487" w:author="peifang ni" w:date="2026-06-12T18:00:00Z">
            <w:rPr>
              <w:rFonts w:hint="eastAsia"/>
            </w:rPr>
          </w:rPrChange>
        </w:rPr>
        <w:t xml:space="preserve"> OAuth </w:t>
      </w:r>
      <w:r>
        <w:rPr>
          <w:rFonts w:hint="eastAsia"/>
          <w:sz w:val="24"/>
          <w:rPrChange w:id="488" w:author="peifang ni" w:date="2026-06-12T18:00:00Z">
            <w:rPr>
              <w:rFonts w:hint="eastAsia"/>
            </w:rPr>
          </w:rPrChange>
        </w:rPr>
        <w:t>的交互流程在机器时间尺度下产生不可接受的性能开销；无状态令牌（</w:t>
      </w:r>
      <w:r>
        <w:rPr>
          <w:rFonts w:hint="eastAsia"/>
          <w:sz w:val="24"/>
          <w:rPrChange w:id="489" w:author="peifang ni" w:date="2026-06-12T18:00:00Z">
            <w:rPr>
              <w:rFonts w:hint="eastAsia"/>
            </w:rPr>
          </w:rPrChange>
        </w:rPr>
        <w:t>JWT</w:t>
      </w:r>
      <w:r>
        <w:rPr>
          <w:rFonts w:hint="eastAsia"/>
          <w:sz w:val="24"/>
          <w:rPrChange w:id="490" w:author="peifang ni" w:date="2026-06-12T18:00:00Z">
            <w:rPr>
              <w:rFonts w:hint="eastAsia"/>
            </w:rPr>
          </w:rPrChange>
        </w:rPr>
        <w:t>）虽具扩展性，却难以在行为突变时快速撤销，短生命周期令牌又引入显著延迟。此外，现有系统缺乏将智能</w:t>
      </w:r>
      <w:r>
        <w:rPr>
          <w:rFonts w:hint="eastAsia"/>
          <w:sz w:val="24"/>
          <w:rPrChange w:id="491" w:author="peifang ni" w:date="2026-06-12T18:00:00Z">
            <w:rPr>
              <w:rFonts w:hint="eastAsia"/>
            </w:rPr>
          </w:rPrChange>
        </w:rPr>
        <w:t>体当前</w:t>
      </w:r>
      <w:r>
        <w:rPr>
          <w:rFonts w:hint="eastAsia"/>
          <w:sz w:val="24"/>
          <w:rPrChange w:id="492" w:author="peifang ni" w:date="2026-06-12T18:00:00Z">
            <w:rPr>
              <w:rFonts w:hint="eastAsia"/>
            </w:rPr>
          </w:rPrChange>
        </w:rPr>
        <w:t>任务、环境上下文纳入实时权限决策的能力。针对上述挑战，该文提出四项设计方向：一是引入基于能力（</w:t>
      </w:r>
      <w:r>
        <w:rPr>
          <w:rFonts w:hint="eastAsia"/>
          <w:sz w:val="24"/>
          <w:rPrChange w:id="493" w:author="peifang ni" w:date="2026-06-12T18:00:00Z">
            <w:rPr>
              <w:rFonts w:hint="eastAsia"/>
            </w:rPr>
          </w:rPrChange>
        </w:rPr>
        <w:t>capability-based</w:t>
      </w:r>
      <w:r>
        <w:rPr>
          <w:rFonts w:hint="eastAsia"/>
          <w:sz w:val="24"/>
          <w:rPrChange w:id="494" w:author="peifang ni" w:date="2026-06-12T18:00:00Z">
            <w:rPr>
              <w:rFonts w:hint="eastAsia"/>
            </w:rPr>
          </w:rPrChange>
        </w:rPr>
        <w:t>）的安全模型（如</w:t>
      </w:r>
      <w:r>
        <w:rPr>
          <w:rFonts w:hint="eastAsia"/>
          <w:sz w:val="24"/>
          <w:rPrChange w:id="495" w:author="peifang ni" w:date="2026-06-12T18:00:00Z">
            <w:rPr>
              <w:rFonts w:hint="eastAsia"/>
            </w:rPr>
          </w:rPrChange>
        </w:rPr>
        <w:t xml:space="preserve"> macaroons </w:t>
      </w:r>
      <w:r>
        <w:rPr>
          <w:rFonts w:hint="eastAsia"/>
          <w:sz w:val="24"/>
          <w:rPrChange w:id="496" w:author="peifang ni" w:date="2026-06-12T18:00:00Z">
            <w:rPr>
              <w:rFonts w:hint="eastAsia"/>
            </w:rPr>
          </w:rPrChange>
        </w:rPr>
        <w:t>与</w:t>
      </w:r>
      <w:r>
        <w:rPr>
          <w:rFonts w:hint="eastAsia"/>
          <w:sz w:val="24"/>
          <w:rPrChange w:id="497" w:author="peifang ni" w:date="2026-06-12T18:00:00Z">
            <w:rPr>
              <w:rFonts w:hint="eastAsia"/>
            </w:rPr>
          </w:rPrChange>
        </w:rPr>
        <w:t xml:space="preserve"> biscuits</w:t>
      </w:r>
      <w:r>
        <w:rPr>
          <w:rFonts w:hint="eastAsia"/>
          <w:sz w:val="24"/>
          <w:rPrChange w:id="498" w:author="peifang ni" w:date="2026-06-12T18:00:00Z">
            <w:rPr>
              <w:rFonts w:hint="eastAsia"/>
            </w:rPr>
          </w:rPrChange>
        </w:rPr>
        <w:t>），通过不可伪造令牌编码复杂权限与委托链，支持离线式权限衰减；二是构建面向机器速度的实时策略评估引擎，实现基于当前条件与系统状态的动态授权；三是推动</w:t>
      </w:r>
      <w:r>
        <w:rPr>
          <w:rFonts w:hint="eastAsia"/>
          <w:sz w:val="24"/>
          <w:rPrChange w:id="499" w:author="peifang ni" w:date="2026-06-12T18:00:00Z">
            <w:rPr>
              <w:rFonts w:hint="eastAsia"/>
            </w:rPr>
          </w:rPrChange>
        </w:rPr>
        <w:t>跨服务</w:t>
      </w:r>
      <w:r>
        <w:rPr>
          <w:rFonts w:hint="eastAsia"/>
          <w:sz w:val="24"/>
          <w:rPrChange w:id="500" w:author="peifang ni" w:date="2026-06-12T18:00:00Z">
            <w:rPr>
              <w:rFonts w:hint="eastAsia"/>
            </w:rPr>
          </w:rPrChange>
        </w:rPr>
        <w:t>标准化协议，使服务以机器可读格式发布权限模型，支持智能体自动发现与请求权限；四是采用边缘验证架构，将授权决策下沉至网络边缘，避免集中式授权服务器成为性能瓶颈。该研究首次从系统架构层面揭示了传统授权范式与自主智能体的根本性矛盾，将智能体授权问题提升为需要重新设计安全模型的核心议题，为后续</w:t>
      </w:r>
      <w:r>
        <w:rPr>
          <w:rFonts w:hint="eastAsia"/>
          <w:sz w:val="24"/>
          <w:rPrChange w:id="501" w:author="peifang ni" w:date="2026-06-12T18:00:00Z">
            <w:rPr>
              <w:rFonts w:hint="eastAsia"/>
            </w:rPr>
          </w:rPrChange>
        </w:rPr>
        <w:t xml:space="preserve"> IETF </w:t>
      </w:r>
      <w:r>
        <w:rPr>
          <w:rFonts w:hint="eastAsia"/>
          <w:sz w:val="24"/>
          <w:rPrChange w:id="502" w:author="peifang ni" w:date="2026-06-12T18:00:00Z">
            <w:rPr>
              <w:rFonts w:hint="eastAsia"/>
            </w:rPr>
          </w:rPrChange>
        </w:rPr>
        <w:t>相关草案及</w:t>
      </w:r>
      <w:r>
        <w:rPr>
          <w:rFonts w:hint="eastAsia"/>
          <w:sz w:val="24"/>
          <w:rPrChange w:id="503" w:author="peifang ni" w:date="2026-06-12T18:00:00Z">
            <w:rPr>
              <w:rFonts w:hint="eastAsia"/>
            </w:rPr>
          </w:rPrChange>
        </w:rPr>
        <w:t xml:space="preserve"> NIST AI Agent </w:t>
      </w:r>
      <w:r>
        <w:rPr>
          <w:rFonts w:hint="eastAsia"/>
          <w:sz w:val="24"/>
          <w:rPrChange w:id="504" w:author="peifang ni" w:date="2026-06-12T18:00:00Z">
            <w:rPr>
              <w:rFonts w:hint="eastAsia"/>
            </w:rPr>
          </w:rPrChange>
        </w:rPr>
        <w:t>标准倡议中的授权子系统研究奠定了理论基础。</w:t>
      </w:r>
    </w:p>
    <w:p w14:paraId="3DE5C9D9">
      <w:pPr>
        <w:spacing w:line="360" w:lineRule="auto"/>
        <w:ind w:firstLine="420"/>
        <w:rPr>
          <w:sz w:val="24"/>
          <w:rPrChange w:id="506" w:author="peifang ni" w:date="2026-06-12T18:00:00Z">
            <w:rPr/>
          </w:rPrChange>
        </w:rPr>
        <w:pPrChange w:id="505" w:author="peifang ni" w:date="2026-06-12T18:00:00Z">
          <w:pPr>
            <w:ind w:firstLine="420"/>
          </w:pPr>
        </w:pPrChange>
      </w:pPr>
      <w:r>
        <w:rPr>
          <w:rFonts w:hint="eastAsia"/>
          <w:sz w:val="24"/>
          <w:rPrChange w:id="507" w:author="peifang ni" w:date="2026-06-12T18:00:00Z">
            <w:rPr>
              <w:rFonts w:hint="eastAsia"/>
            </w:rPr>
          </w:rPrChange>
        </w:rPr>
        <w:t xml:space="preserve">South </w:t>
      </w:r>
      <w:r>
        <w:rPr>
          <w:rFonts w:hint="eastAsia"/>
          <w:sz w:val="24"/>
          <w:rPrChange w:id="508" w:author="peifang ni" w:date="2026-06-12T18:00:00Z">
            <w:rPr>
              <w:rFonts w:hint="eastAsia"/>
            </w:rPr>
          </w:rPrChange>
        </w:rPr>
        <w:t>等人于</w:t>
      </w:r>
      <w:r>
        <w:rPr>
          <w:rFonts w:hint="eastAsia"/>
          <w:sz w:val="24"/>
          <w:rPrChange w:id="509" w:author="peifang ni" w:date="2026-06-12T18:00:00Z">
            <w:rPr>
              <w:rFonts w:hint="eastAsia"/>
            </w:rPr>
          </w:rPrChange>
        </w:rPr>
        <w:t xml:space="preserve"> 2025</w:t>
      </w:r>
      <w:r>
        <w:rPr>
          <w:rFonts w:hint="eastAsia"/>
          <w:sz w:val="24"/>
          <w:rPrChange w:id="510" w:author="peifang ni" w:date="2026-06-12T18:00:00Z">
            <w:rPr>
              <w:rFonts w:hint="eastAsia"/>
            </w:rPr>
          </w:rPrChange>
        </w:rPr>
        <w:t>年提出了一种面向自主</w:t>
      </w:r>
      <w:r>
        <w:rPr>
          <w:rFonts w:hint="eastAsia"/>
          <w:sz w:val="24"/>
          <w:rPrChange w:id="511" w:author="peifang ni" w:date="2026-06-12T18:00:00Z">
            <w:rPr>
              <w:rFonts w:hint="eastAsia"/>
            </w:rPr>
          </w:rPrChange>
        </w:rPr>
        <w:t xml:space="preserve"> AI </w:t>
      </w:r>
      <w:r>
        <w:rPr>
          <w:rFonts w:hint="eastAsia"/>
          <w:sz w:val="24"/>
          <w:rPrChange w:id="512" w:author="peifang ni" w:date="2026-06-12T18:00:00Z">
            <w:rPr>
              <w:rFonts w:hint="eastAsia"/>
            </w:rPr>
          </w:rPrChange>
        </w:rPr>
        <w:t>智能体的可认证、可授权与</w:t>
      </w:r>
      <w:r>
        <w:rPr>
          <w:rFonts w:hint="eastAsia"/>
          <w:sz w:val="24"/>
          <w:rPrChange w:id="513" w:author="peifang ni" w:date="2026-06-12T18:00:00Z">
            <w:rPr>
              <w:rFonts w:hint="eastAsia"/>
            </w:rPr>
          </w:rPrChange>
        </w:rPr>
        <w:t>可审计的委托框架</w:t>
      </w:r>
      <w:r>
        <w:rPr>
          <w:rFonts w:hint="eastAsia"/>
          <w:sz w:val="24"/>
          <w:rPrChange w:id="514" w:author="peifang ni" w:date="2026-06-12T18:00:00Z">
            <w:rPr>
              <w:rFonts w:hint="eastAsia"/>
            </w:rPr>
          </w:rPrChange>
        </w:rPr>
        <w:t>[41]</w:t>
      </w:r>
      <w:r>
        <w:rPr>
          <w:rFonts w:hint="eastAsia"/>
          <w:sz w:val="24"/>
          <w:rPrChange w:id="515" w:author="peifang ni" w:date="2026-06-12T18:00:00Z">
            <w:rPr>
              <w:rFonts w:hint="eastAsia"/>
            </w:rPr>
          </w:rPrChange>
        </w:rPr>
        <w:t>。该研究指出，自主智能体的快速部署在授权、问责与访问控制方面带来了紧迫挑战，现有身份与访问管理协议未能充分解决智能体“代表谁行事”以及“权限边界如何动态约束”的核心问题。为此，该文在保留与现有</w:t>
      </w:r>
      <w:r>
        <w:rPr>
          <w:rFonts w:hint="eastAsia"/>
          <w:sz w:val="24"/>
          <w:rPrChange w:id="516" w:author="peifang ni" w:date="2026-06-12T18:00:00Z">
            <w:rPr>
              <w:rFonts w:hint="eastAsia"/>
            </w:rPr>
          </w:rPrChange>
        </w:rPr>
        <w:t xml:space="preserve"> Web </w:t>
      </w:r>
      <w:r>
        <w:rPr>
          <w:rFonts w:hint="eastAsia"/>
          <w:sz w:val="24"/>
          <w:rPrChange w:id="517" w:author="peifang ni" w:date="2026-06-12T18:00:00Z">
            <w:rPr>
              <w:rFonts w:hint="eastAsia"/>
            </w:rPr>
          </w:rPrChange>
        </w:rPr>
        <w:t>基础设施兼容性的前提下，系统扩展了</w:t>
      </w:r>
      <w:r>
        <w:rPr>
          <w:rFonts w:hint="eastAsia"/>
          <w:sz w:val="24"/>
          <w:rPrChange w:id="518" w:author="peifang ni" w:date="2026-06-12T18:00:00Z">
            <w:rPr>
              <w:rFonts w:hint="eastAsia"/>
            </w:rPr>
          </w:rPrChange>
        </w:rPr>
        <w:t xml:space="preserve"> OAuth 2.0 </w:t>
      </w:r>
      <w:r>
        <w:rPr>
          <w:rFonts w:hint="eastAsia"/>
          <w:sz w:val="24"/>
          <w:rPrChange w:id="519" w:author="peifang ni" w:date="2026-06-12T18:00:00Z">
            <w:rPr>
              <w:rFonts w:hint="eastAsia"/>
            </w:rPr>
          </w:rPrChange>
        </w:rPr>
        <w:t>与</w:t>
      </w:r>
      <w:r>
        <w:rPr>
          <w:rFonts w:hint="eastAsia"/>
          <w:sz w:val="24"/>
          <w:rPrChange w:id="520" w:author="peifang ni" w:date="2026-06-12T18:00:00Z">
            <w:rPr>
              <w:rFonts w:hint="eastAsia"/>
            </w:rPr>
          </w:rPrChange>
        </w:rPr>
        <w:t xml:space="preserve"> OpenID Connect</w:t>
      </w:r>
      <w:r>
        <w:rPr>
          <w:rFonts w:hint="eastAsia"/>
          <w:sz w:val="24"/>
          <w:rPrChange w:id="521" w:author="peifang ni" w:date="2026-06-12T18:00:00Z">
            <w:rPr>
              <w:rFonts w:hint="eastAsia"/>
            </w:rPr>
          </w:rPrChange>
        </w:rPr>
        <w:t>，引入智能体特定的凭证与元数据机制，构建了人机之间的可验证委托链。该框架的核心机制包含三个层次：在认证层，用户首先向</w:t>
      </w:r>
      <w:r>
        <w:rPr>
          <w:rFonts w:hint="eastAsia"/>
          <w:sz w:val="24"/>
          <w:rPrChange w:id="522" w:author="peifang ni" w:date="2026-06-12T18:00:00Z">
            <w:rPr>
              <w:rFonts w:hint="eastAsia"/>
            </w:rPr>
          </w:rPrChange>
        </w:rPr>
        <w:t xml:space="preserve"> OpenID Provider</w:t>
      </w:r>
      <w:r>
        <w:rPr>
          <w:rFonts w:hint="eastAsia"/>
          <w:sz w:val="24"/>
          <w:rPrChange w:id="523" w:author="peifang ni" w:date="2026-06-12T18:00:00Z">
            <w:rPr>
              <w:rFonts w:hint="eastAsia"/>
            </w:rPr>
          </w:rPrChange>
        </w:rPr>
        <w:t>（</w:t>
      </w:r>
      <w:r>
        <w:rPr>
          <w:rFonts w:hint="eastAsia"/>
          <w:sz w:val="24"/>
          <w:rPrChange w:id="524" w:author="peifang ni" w:date="2026-06-12T18:00:00Z">
            <w:rPr>
              <w:rFonts w:hint="eastAsia"/>
            </w:rPr>
          </w:rPrChange>
        </w:rPr>
        <w:t>OP</w:t>
      </w:r>
      <w:r>
        <w:rPr>
          <w:rFonts w:hint="eastAsia"/>
          <w:sz w:val="24"/>
          <w:rPrChange w:id="525" w:author="peifang ni" w:date="2026-06-12T18:00:00Z">
            <w:rPr>
              <w:rFonts w:hint="eastAsia"/>
            </w:rPr>
          </w:rPrChange>
        </w:rPr>
        <w:t>）完成身份验证，随后将特定</w:t>
      </w:r>
      <w:r>
        <w:rPr>
          <w:rFonts w:hint="eastAsia"/>
          <w:sz w:val="24"/>
          <w:rPrChange w:id="526" w:author="peifang ni" w:date="2026-06-12T18:00:00Z">
            <w:rPr>
              <w:rFonts w:hint="eastAsia"/>
            </w:rPr>
          </w:rPrChange>
        </w:rPr>
        <w:t xml:space="preserve"> AI </w:t>
      </w:r>
      <w:r>
        <w:rPr>
          <w:rFonts w:hint="eastAsia"/>
          <w:sz w:val="24"/>
          <w:rPrChange w:id="527" w:author="peifang ni" w:date="2026-06-12T18:00:00Z">
            <w:rPr>
              <w:rFonts w:hint="eastAsia"/>
            </w:rPr>
          </w:rPrChange>
        </w:rPr>
        <w:t>智能</w:t>
      </w:r>
      <w:r>
        <w:rPr>
          <w:rFonts w:hint="eastAsia"/>
          <w:sz w:val="24"/>
          <w:rPrChange w:id="528" w:author="peifang ni" w:date="2026-06-12T18:00:00Z">
            <w:rPr>
              <w:rFonts w:hint="eastAsia"/>
            </w:rPr>
          </w:rPrChange>
        </w:rPr>
        <w:t>体注册</w:t>
      </w:r>
      <w:r>
        <w:rPr>
          <w:rFonts w:hint="eastAsia"/>
          <w:sz w:val="24"/>
          <w:rPrChange w:id="529" w:author="peifang ni" w:date="2026-06-12T18:00:00Z">
            <w:rPr>
              <w:rFonts w:hint="eastAsia"/>
            </w:rPr>
          </w:rPrChange>
        </w:rPr>
        <w:t>为自身委托代表，</w:t>
      </w:r>
      <w:r>
        <w:rPr>
          <w:rFonts w:hint="eastAsia"/>
          <w:sz w:val="24"/>
          <w:rPrChange w:id="530" w:author="peifang ni" w:date="2026-06-12T18:00:00Z">
            <w:rPr>
              <w:rFonts w:hint="eastAsia"/>
            </w:rPr>
          </w:rPrChange>
        </w:rPr>
        <w:t xml:space="preserve">OP </w:t>
      </w:r>
      <w:r>
        <w:rPr>
          <w:rFonts w:hint="eastAsia"/>
          <w:sz w:val="24"/>
          <w:rPrChange w:id="531" w:author="peifang ni" w:date="2026-06-12T18:00:00Z">
            <w:rPr>
              <w:rFonts w:hint="eastAsia"/>
            </w:rPr>
          </w:rPrChange>
        </w:rPr>
        <w:t>为其签发包含智能</w:t>
      </w:r>
      <w:r>
        <w:rPr>
          <w:rFonts w:hint="eastAsia"/>
          <w:sz w:val="24"/>
          <w:rPrChange w:id="532" w:author="peifang ni" w:date="2026-06-12T18:00:00Z">
            <w:rPr>
              <w:rFonts w:hint="eastAsia"/>
            </w:rPr>
          </w:rPrChange>
        </w:rPr>
        <w:t>体唯一</w:t>
      </w:r>
      <w:r>
        <w:rPr>
          <w:rFonts w:hint="eastAsia"/>
          <w:sz w:val="24"/>
          <w:rPrChange w:id="533" w:author="peifang ni" w:date="2026-06-12T18:00:00Z">
            <w:rPr>
              <w:rFonts w:hint="eastAsia"/>
            </w:rPr>
          </w:rPrChange>
        </w:rPr>
        <w:t>标识与属性信息的</w:t>
      </w:r>
      <w:r>
        <w:rPr>
          <w:rFonts w:hint="eastAsia"/>
          <w:sz w:val="24"/>
          <w:rPrChange w:id="534" w:author="peifang ni" w:date="2026-06-12T18:00:00Z">
            <w:rPr>
              <w:rFonts w:hint="eastAsia"/>
            </w:rPr>
          </w:rPrChange>
        </w:rPr>
        <w:t xml:space="preserve"> Agent-ID Token</w:t>
      </w:r>
      <w:r>
        <w:rPr>
          <w:rFonts w:hint="eastAsia"/>
          <w:sz w:val="24"/>
          <w:rPrChange w:id="535" w:author="peifang ni" w:date="2026-06-12T18:00:00Z">
            <w:rPr>
              <w:rFonts w:hint="eastAsia"/>
            </w:rPr>
          </w:rPrChange>
        </w:rPr>
        <w:t>；在授权层，用户进一步签发</w:t>
      </w:r>
      <w:r>
        <w:rPr>
          <w:rFonts w:hint="eastAsia"/>
          <w:sz w:val="24"/>
          <w:rPrChange w:id="536" w:author="peifang ni" w:date="2026-06-12T18:00:00Z">
            <w:rPr>
              <w:rFonts w:hint="eastAsia"/>
            </w:rPr>
          </w:rPrChange>
        </w:rPr>
        <w:t xml:space="preserve"> Delegation Token</w:t>
      </w:r>
      <w:r>
        <w:rPr>
          <w:rFonts w:hint="eastAsia"/>
          <w:sz w:val="24"/>
          <w:rPrChange w:id="537" w:author="peifang ni" w:date="2026-06-12T18:00:00Z">
            <w:rPr>
              <w:rFonts w:hint="eastAsia"/>
            </w:rPr>
          </w:rPrChange>
        </w:rPr>
        <w:t>，将特定任务范围的权限加密绑定至该智能体，二者共同封装于</w:t>
      </w:r>
      <w:r>
        <w:rPr>
          <w:rFonts w:hint="eastAsia"/>
          <w:sz w:val="24"/>
          <w:rPrChange w:id="538" w:author="peifang ni" w:date="2026-06-12T18:00:00Z">
            <w:rPr>
              <w:rFonts w:hint="eastAsia"/>
            </w:rPr>
          </w:rPrChange>
        </w:rPr>
        <w:t xml:space="preserve"> W3C Verifiable Credentials </w:t>
      </w:r>
      <w:r>
        <w:rPr>
          <w:rFonts w:hint="eastAsia"/>
          <w:sz w:val="24"/>
          <w:rPrChange w:id="539" w:author="peifang ni" w:date="2026-06-12T18:00:00Z">
            <w:rPr>
              <w:rFonts w:hint="eastAsia"/>
            </w:rPr>
          </w:rPrChange>
        </w:rPr>
        <w:t>数据结构中，使智能体在</w:t>
      </w:r>
      <w:r>
        <w:rPr>
          <w:rFonts w:hint="eastAsia"/>
          <w:sz w:val="24"/>
          <w:rPrChange w:id="540" w:author="peifang ni" w:date="2026-06-12T18:00:00Z">
            <w:rPr>
              <w:rFonts w:hint="eastAsia"/>
            </w:rPr>
          </w:rPrChange>
        </w:rPr>
        <w:t>跨服务交互时</w:t>
      </w:r>
      <w:r>
        <w:rPr>
          <w:rFonts w:hint="eastAsia"/>
          <w:sz w:val="24"/>
          <w:rPrChange w:id="541" w:author="peifang ni" w:date="2026-06-12T18:00:00Z">
            <w:rPr>
              <w:rFonts w:hint="eastAsia"/>
            </w:rPr>
          </w:rPrChange>
        </w:rPr>
        <w:t>可被第三方独立验证其代表关系与权限范围；在审计层，所有凭证声明与属性状态均可被交互各方检查与验证，确保委托链条未被篡改。该研究进一步提出将灵活的自然语言权限描述转换为可审计、细粒度访问控制配置的翻译框架，使非技术用户能够以自然语言设定智能体权限，同时下游服务获得可执行的策略规则。此外，该文还探讨了多智能体场景下的相互认证问题：通过联邦</w:t>
      </w:r>
      <w:r>
        <w:rPr>
          <w:rFonts w:hint="eastAsia"/>
          <w:sz w:val="24"/>
          <w:rPrChange w:id="542" w:author="peifang ni" w:date="2026-06-12T18:00:00Z">
            <w:rPr>
              <w:rFonts w:hint="eastAsia"/>
            </w:rPr>
          </w:rPrChange>
        </w:rPr>
        <w:t xml:space="preserve"> OpenID Provider </w:t>
      </w:r>
      <w:r>
        <w:rPr>
          <w:rFonts w:hint="eastAsia"/>
          <w:sz w:val="24"/>
          <w:rPrChange w:id="543" w:author="peifang ni" w:date="2026-06-12T18:00:00Z">
            <w:rPr>
              <w:rFonts w:hint="eastAsia"/>
            </w:rPr>
          </w:rPrChange>
        </w:rPr>
        <w:t>架构，不同域内的智能体可交叉验证彼此的委托凭证与授权边界，防止冒充与未授权协作。在法律与治理维度，作者引入代理法（</w:t>
      </w:r>
      <w:r>
        <w:rPr>
          <w:rFonts w:hint="eastAsia"/>
          <w:sz w:val="24"/>
          <w:rPrChange w:id="544" w:author="peifang ni" w:date="2026-06-12T18:00:00Z">
            <w:rPr>
              <w:rFonts w:hint="eastAsia"/>
            </w:rPr>
          </w:rPrChange>
        </w:rPr>
        <w:t>agency law</w:t>
      </w:r>
      <w:r>
        <w:rPr>
          <w:rFonts w:hint="eastAsia"/>
          <w:sz w:val="24"/>
          <w:rPrChange w:id="545" w:author="peifang ni" w:date="2026-06-12T18:00:00Z">
            <w:rPr>
              <w:rFonts w:hint="eastAsia"/>
            </w:rPr>
          </w:rPrChange>
        </w:rPr>
        <w:t>）中的“明显授权”原则，论证了可验证委托框架如何降低第三方因无法确认智能体授权状态而承担的法律风险，为智能</w:t>
      </w:r>
      <w:r>
        <w:rPr>
          <w:rFonts w:hint="eastAsia"/>
          <w:sz w:val="24"/>
          <w:rPrChange w:id="546" w:author="peifang ni" w:date="2026-06-12T18:00:00Z">
            <w:rPr>
              <w:rFonts w:hint="eastAsia"/>
            </w:rPr>
          </w:rPrChange>
        </w:rPr>
        <w:t>体问责提供</w:t>
      </w:r>
      <w:r>
        <w:rPr>
          <w:rFonts w:hint="eastAsia"/>
          <w:sz w:val="24"/>
          <w:rPrChange w:id="547" w:author="peifang ni" w:date="2026-06-12T18:00:00Z">
            <w:rPr>
              <w:rFonts w:hint="eastAsia"/>
            </w:rPr>
          </w:rPrChange>
        </w:rPr>
        <w:t>了法理基础。该研究的意义在于，它首次从协议扩展层面将传统</w:t>
      </w:r>
      <w:r>
        <w:rPr>
          <w:rFonts w:hint="eastAsia"/>
          <w:sz w:val="24"/>
          <w:rPrChange w:id="548" w:author="peifang ni" w:date="2026-06-12T18:00:00Z">
            <w:rPr>
              <w:rFonts w:hint="eastAsia"/>
            </w:rPr>
          </w:rPrChange>
        </w:rPr>
        <w:t xml:space="preserve"> Web </w:t>
      </w:r>
      <w:r>
        <w:rPr>
          <w:rFonts w:hint="eastAsia"/>
          <w:sz w:val="24"/>
          <w:rPrChange w:id="549" w:author="peifang ni" w:date="2026-06-12T18:00:00Z">
            <w:rPr>
              <w:rFonts w:hint="eastAsia"/>
            </w:rPr>
          </w:rPrChange>
        </w:rPr>
        <w:t>身份基础设施与智能体委</w:t>
      </w:r>
      <w:r>
        <w:rPr>
          <w:rFonts w:hint="eastAsia"/>
          <w:sz w:val="24"/>
          <w:rPrChange w:id="550" w:author="peifang ni" w:date="2026-06-12T18:00:00Z">
            <w:rPr>
              <w:rFonts w:hint="eastAsia"/>
            </w:rPr>
          </w:rPrChange>
        </w:rPr>
        <w:t>托需求</w:t>
      </w:r>
      <w:r>
        <w:rPr>
          <w:rFonts w:hint="eastAsia"/>
          <w:sz w:val="24"/>
          <w:rPrChange w:id="551" w:author="peifang ni" w:date="2026-06-12T18:00:00Z">
            <w:rPr>
              <w:rFonts w:hint="eastAsia"/>
            </w:rPr>
          </w:rPrChange>
        </w:rPr>
        <w:t>进行系统性融合，提出了一套兼具即时部署可行性与严格安全属性的委托范式。其基于</w:t>
      </w:r>
      <w:r>
        <w:rPr>
          <w:rFonts w:hint="eastAsia"/>
          <w:sz w:val="24"/>
          <w:rPrChange w:id="552" w:author="peifang ni" w:date="2026-06-12T18:00:00Z">
            <w:rPr>
              <w:rFonts w:hint="eastAsia"/>
            </w:rPr>
          </w:rPrChange>
        </w:rPr>
        <w:t xml:space="preserve"> OAuth/OIDC </w:t>
      </w:r>
      <w:r>
        <w:rPr>
          <w:rFonts w:hint="eastAsia"/>
          <w:sz w:val="24"/>
          <w:rPrChange w:id="553" w:author="peifang ni" w:date="2026-06-12T18:00:00Z">
            <w:rPr>
              <w:rFonts w:hint="eastAsia"/>
            </w:rPr>
          </w:rPrChange>
        </w:rPr>
        <w:t>的渐进式扩展路径、自然语言权限翻译机制以及跨域多智能</w:t>
      </w:r>
      <w:r>
        <w:rPr>
          <w:rFonts w:hint="eastAsia"/>
          <w:sz w:val="24"/>
          <w:rPrChange w:id="554" w:author="peifang ni" w:date="2026-06-12T18:00:00Z">
            <w:rPr>
              <w:rFonts w:hint="eastAsia"/>
            </w:rPr>
          </w:rPrChange>
        </w:rPr>
        <w:t>体相互</w:t>
      </w:r>
      <w:r>
        <w:rPr>
          <w:rFonts w:hint="eastAsia"/>
          <w:sz w:val="24"/>
          <w:rPrChange w:id="555" w:author="peifang ni" w:date="2026-06-12T18:00:00Z">
            <w:rPr>
              <w:rFonts w:hint="eastAsia"/>
            </w:rPr>
          </w:rPrChange>
        </w:rPr>
        <w:t>认证方案，为后续智能体授权协议的标准化研究（如</w:t>
      </w:r>
      <w:r>
        <w:rPr>
          <w:rFonts w:hint="eastAsia"/>
          <w:sz w:val="24"/>
          <w:rPrChange w:id="556" w:author="peifang ni" w:date="2026-06-12T18:00:00Z">
            <w:rPr>
              <w:rFonts w:hint="eastAsia"/>
            </w:rPr>
          </w:rPrChange>
        </w:rPr>
        <w:t xml:space="preserve"> IETF </w:t>
      </w:r>
      <w:r>
        <w:rPr>
          <w:rFonts w:hint="eastAsia"/>
          <w:sz w:val="24"/>
          <w:rPrChange w:id="557" w:author="peifang ni" w:date="2026-06-12T18:00:00Z">
            <w:rPr>
              <w:rFonts w:hint="eastAsia"/>
            </w:rPr>
          </w:rPrChange>
        </w:rPr>
        <w:t>相关草案及</w:t>
      </w:r>
      <w:r>
        <w:rPr>
          <w:rFonts w:hint="eastAsia"/>
          <w:sz w:val="24"/>
          <w:rPrChange w:id="558" w:author="peifang ni" w:date="2026-06-12T18:00:00Z">
            <w:rPr>
              <w:rFonts w:hint="eastAsia"/>
            </w:rPr>
          </w:rPrChange>
        </w:rPr>
        <w:t xml:space="preserve"> Google A2A </w:t>
      </w:r>
      <w:r>
        <w:rPr>
          <w:rFonts w:hint="eastAsia"/>
          <w:sz w:val="24"/>
          <w:rPrChange w:id="559" w:author="peifang ni" w:date="2026-06-12T18:00:00Z">
            <w:rPr>
              <w:rFonts w:hint="eastAsia"/>
            </w:rPr>
          </w:rPrChange>
        </w:rPr>
        <w:t>协议的身份层设计）提供了重要的理论与工程参考。</w:t>
      </w:r>
    </w:p>
    <w:p w14:paraId="41E10043">
      <w:pPr>
        <w:spacing w:line="360" w:lineRule="auto"/>
        <w:ind w:firstLine="420"/>
        <w:rPr>
          <w:sz w:val="24"/>
          <w:rPrChange w:id="561" w:author="peifang ni" w:date="2026-06-12T18:00:00Z">
            <w:rPr/>
          </w:rPrChange>
        </w:rPr>
        <w:pPrChange w:id="560" w:author="peifang ni" w:date="2026-06-12T18:00:00Z">
          <w:pPr>
            <w:ind w:firstLine="420"/>
          </w:pPr>
        </w:pPrChange>
      </w:pPr>
      <w:r>
        <w:rPr>
          <w:rFonts w:hint="eastAsia"/>
          <w:sz w:val="24"/>
          <w:rPrChange w:id="562" w:author="peifang ni" w:date="2026-06-12T18:00:00Z">
            <w:rPr>
              <w:rFonts w:hint="eastAsia"/>
            </w:rPr>
          </w:rPrChange>
        </w:rPr>
        <w:t>在面向企业环境的智能体动态授权研究方面，</w:t>
      </w:r>
      <w:r>
        <w:rPr>
          <w:rFonts w:hint="eastAsia"/>
          <w:sz w:val="24"/>
          <w:rPrChange w:id="563" w:author="peifang ni" w:date="2026-06-12T18:00:00Z">
            <w:rPr>
              <w:rFonts w:hint="eastAsia"/>
            </w:rPr>
          </w:rPrChange>
        </w:rPr>
        <w:t xml:space="preserve">Fleming </w:t>
      </w:r>
      <w:r>
        <w:rPr>
          <w:rFonts w:hint="eastAsia"/>
          <w:sz w:val="24"/>
          <w:rPrChange w:id="564" w:author="peifang ni" w:date="2026-06-12T18:00:00Z">
            <w:rPr>
              <w:rFonts w:hint="eastAsia"/>
            </w:rPr>
          </w:rPrChange>
        </w:rPr>
        <w:t>等人于</w:t>
      </w:r>
      <w:r>
        <w:rPr>
          <w:rFonts w:hint="eastAsia"/>
          <w:sz w:val="24"/>
          <w:rPrChange w:id="565" w:author="peifang ni" w:date="2026-06-12T18:00:00Z">
            <w:rPr>
              <w:rFonts w:hint="eastAsia"/>
            </w:rPr>
          </w:rPrChange>
        </w:rPr>
        <w:t>2025</w:t>
      </w:r>
      <w:r>
        <w:rPr>
          <w:rFonts w:hint="eastAsia"/>
          <w:sz w:val="24"/>
          <w:rPrChange w:id="566" w:author="peifang ni" w:date="2026-06-12T18:00:00Z">
            <w:rPr>
              <w:rFonts w:hint="eastAsia"/>
            </w:rPr>
          </w:rPrChange>
        </w:rPr>
        <w:t>年提出了一种融合资源风险感知与模型不确定性量化的</w:t>
      </w:r>
      <w:r>
        <w:rPr>
          <w:rFonts w:hint="eastAsia"/>
          <w:sz w:val="24"/>
          <w:rPrChange w:id="567" w:author="peifang ni" w:date="2026-06-12T18:00:00Z">
            <w:rPr>
              <w:rFonts w:hint="eastAsia"/>
            </w:rPr>
          </w:rPrChange>
        </w:rPr>
        <w:t>任务级</w:t>
      </w:r>
      <w:r>
        <w:rPr>
          <w:rFonts w:hint="eastAsia"/>
          <w:sz w:val="24"/>
          <w:rPrChange w:id="568" w:author="peifang ni" w:date="2026-06-12T18:00:00Z">
            <w:rPr>
              <w:rFonts w:hint="eastAsia"/>
            </w:rPr>
          </w:rPrChange>
        </w:rPr>
        <w:t>授权框架</w:t>
      </w:r>
      <w:r>
        <w:rPr>
          <w:rFonts w:hint="eastAsia"/>
          <w:sz w:val="24"/>
          <w:rPrChange w:id="569" w:author="peifang ni" w:date="2026-06-12T18:00:00Z">
            <w:rPr>
              <w:rFonts w:hint="eastAsia"/>
            </w:rPr>
          </w:rPrChange>
        </w:rPr>
        <w:t>[42]</w:t>
      </w:r>
      <w:r>
        <w:rPr>
          <w:rFonts w:hint="eastAsia"/>
          <w:sz w:val="24"/>
          <w:rPrChange w:id="570" w:author="peifang ni" w:date="2026-06-12T18:00:00Z">
            <w:rPr>
              <w:rFonts w:hint="eastAsia"/>
            </w:rPr>
          </w:rPrChange>
        </w:rPr>
        <w:t>。该研究指出，</w:t>
      </w:r>
      <w:r>
        <w:rPr>
          <w:rFonts w:hint="eastAsia"/>
          <w:sz w:val="24"/>
          <w:rPrChange w:id="571" w:author="peifang ni" w:date="2026-06-12T18:00:00Z">
            <w:rPr>
              <w:rFonts w:hint="eastAsia"/>
            </w:rPr>
          </w:rPrChange>
        </w:rPr>
        <w:t>RBAC</w:t>
      </w:r>
      <w:r>
        <w:rPr>
          <w:rFonts w:hint="eastAsia"/>
          <w:sz w:val="24"/>
          <w:rPrChange w:id="572" w:author="peifang ni" w:date="2026-06-12T18:00:00Z">
            <w:rPr>
              <w:rFonts w:hint="eastAsia"/>
            </w:rPr>
          </w:rPrChange>
        </w:rPr>
        <w:t>与</w:t>
      </w:r>
      <w:r>
        <w:rPr>
          <w:rFonts w:hint="eastAsia"/>
          <w:sz w:val="24"/>
          <w:rPrChange w:id="573" w:author="peifang ni" w:date="2026-06-12T18:00:00Z">
            <w:rPr>
              <w:rFonts w:hint="eastAsia"/>
            </w:rPr>
          </w:rPrChange>
        </w:rPr>
        <w:t>ABAC</w:t>
      </w:r>
      <w:r>
        <w:rPr>
          <w:rFonts w:hint="eastAsia"/>
          <w:sz w:val="24"/>
          <w:rPrChange w:id="574" w:author="peifang ni" w:date="2026-06-12T18:00:00Z">
            <w:rPr>
              <w:rFonts w:hint="eastAsia"/>
            </w:rPr>
          </w:rPrChange>
        </w:rPr>
        <w:t>等静态模型难以应对智能体在执行过程中涌现的新颖任务，而单纯依赖</w:t>
      </w:r>
      <w:r>
        <w:rPr>
          <w:rFonts w:hint="eastAsia"/>
          <w:sz w:val="24"/>
          <w:rPrChange w:id="575" w:author="peifang ni" w:date="2026-06-12T18:00:00Z">
            <w:rPr>
              <w:rFonts w:hint="eastAsia"/>
            </w:rPr>
          </w:rPrChange>
        </w:rPr>
        <w:t xml:space="preserve"> LLM </w:t>
      </w:r>
      <w:r>
        <w:rPr>
          <w:rFonts w:hint="eastAsia"/>
          <w:sz w:val="24"/>
          <w:rPrChange w:id="576" w:author="peifang ni" w:date="2026-06-12T18:00:00Z">
            <w:rPr>
              <w:rFonts w:hint="eastAsia"/>
            </w:rPr>
          </w:rPrChange>
        </w:rPr>
        <w:t>即时生成策略又面临两项关键风险：一是</w:t>
      </w:r>
      <w:r>
        <w:rPr>
          <w:rFonts w:hint="eastAsia"/>
          <w:sz w:val="24"/>
          <w:rPrChange w:id="577" w:author="peifang ni" w:date="2026-06-12T18:00:00Z">
            <w:rPr>
              <w:rFonts w:hint="eastAsia"/>
            </w:rPr>
          </w:rPrChange>
        </w:rPr>
        <w:t xml:space="preserve"> LLM </w:t>
      </w:r>
      <w:r>
        <w:rPr>
          <w:rFonts w:hint="eastAsia"/>
          <w:sz w:val="24"/>
          <w:rPrChange w:id="578" w:author="peifang ni" w:date="2026-06-12T18:00:00Z">
            <w:rPr>
              <w:rFonts w:hint="eastAsia"/>
            </w:rPr>
          </w:rPrChange>
        </w:rPr>
        <w:t>可能为高风险资源生成过度宽松的权限，二是</w:t>
      </w:r>
      <w:r>
        <w:rPr>
          <w:rFonts w:hint="eastAsia"/>
          <w:sz w:val="24"/>
          <w:rPrChange w:id="579" w:author="peifang ni" w:date="2026-06-12T18:00:00Z">
            <w:rPr>
              <w:rFonts w:hint="eastAsia"/>
            </w:rPr>
          </w:rPrChange>
        </w:rPr>
        <w:t xml:space="preserve"> LLM </w:t>
      </w:r>
      <w:r>
        <w:rPr>
          <w:rFonts w:hint="eastAsia"/>
          <w:sz w:val="24"/>
          <w:rPrChange w:id="580" w:author="peifang ni" w:date="2026-06-12T18:00:00Z">
            <w:rPr>
              <w:rFonts w:hint="eastAsia"/>
            </w:rPr>
          </w:rPrChange>
        </w:rPr>
        <w:t>自身可能对其知识盲区过度自信，产生“自信</w:t>
      </w:r>
      <w:r>
        <w:rPr>
          <w:rFonts w:hint="eastAsia"/>
          <w:sz w:val="24"/>
          <w:rPrChange w:id="581" w:author="peifang ni" w:date="2026-06-12T18:00:00Z">
            <w:rPr>
              <w:rFonts w:hint="eastAsia"/>
            </w:rPr>
          </w:rPrChange>
        </w:rPr>
        <w:t>地错误”的授权决策。为此，该文以</w:t>
      </w:r>
      <w:r>
        <w:rPr>
          <w:rFonts w:hint="eastAsia"/>
          <w:sz w:val="24"/>
          <w:rPrChange w:id="582" w:author="peifang ni" w:date="2026-06-12T18:00:00Z">
            <w:rPr>
              <w:rFonts w:hint="eastAsia"/>
            </w:rPr>
          </w:rPrChange>
        </w:rPr>
        <w:t>任务级访问</w:t>
      </w:r>
      <w:r>
        <w:rPr>
          <w:rFonts w:hint="eastAsia"/>
          <w:sz w:val="24"/>
          <w:rPrChange w:id="583" w:author="peifang ni" w:date="2026-06-12T18:00:00Z">
            <w:rPr>
              <w:rFonts w:hint="eastAsia"/>
            </w:rPr>
          </w:rPrChange>
        </w:rPr>
        <w:t>控制为基底，引入</w:t>
      </w:r>
      <w:r>
        <w:rPr>
          <w:rFonts w:hint="eastAsia"/>
          <w:sz w:val="24"/>
          <w:rPrChange w:id="584" w:author="peifang ni" w:date="2026-06-12T18:00:00Z">
            <w:rPr>
              <w:rFonts w:hint="eastAsia"/>
            </w:rPr>
          </w:rPrChange>
        </w:rPr>
        <w:t xml:space="preserve"> LLM Judge </w:t>
      </w:r>
      <w:r>
        <w:rPr>
          <w:rFonts w:hint="eastAsia"/>
          <w:sz w:val="24"/>
          <w:rPrChange w:id="585" w:author="peifang ni" w:date="2026-06-12T18:00:00Z">
            <w:rPr>
              <w:rFonts w:hint="eastAsia"/>
            </w:rPr>
          </w:rPrChange>
        </w:rPr>
        <w:t>作为动态策略合成引擎，并扩展其决策维度为三元组：任务意图、复合资源风险评分与模型不确定性估计。具体而言，每个工具或</w:t>
      </w:r>
      <w:r>
        <w:rPr>
          <w:rFonts w:hint="eastAsia"/>
          <w:sz w:val="24"/>
          <w:rPrChange w:id="586" w:author="peifang ni" w:date="2026-06-12T18:00:00Z">
            <w:rPr>
              <w:rFonts w:hint="eastAsia"/>
            </w:rPr>
          </w:rPrChange>
        </w:rPr>
        <w:t xml:space="preserve"> API </w:t>
      </w:r>
      <w:r>
        <w:rPr>
          <w:rFonts w:hint="eastAsia"/>
          <w:sz w:val="24"/>
          <w:rPrChange w:id="587" w:author="peifang ni" w:date="2026-06-12T18:00:00Z">
            <w:rPr>
              <w:rFonts w:hint="eastAsia"/>
            </w:rPr>
          </w:rPrChange>
        </w:rPr>
        <w:t>被预先赋予基于业务关键性的静态风险分值；</w:t>
      </w:r>
      <w:r>
        <w:rPr>
          <w:rFonts w:hint="eastAsia"/>
          <w:sz w:val="24"/>
          <w:rPrChange w:id="588" w:author="peifang ni" w:date="2026-06-12T18:00:00Z">
            <w:rPr>
              <w:rFonts w:hint="eastAsia"/>
            </w:rPr>
          </w:rPrChange>
        </w:rPr>
        <w:t xml:space="preserve">LLM </w:t>
      </w:r>
      <w:r>
        <w:rPr>
          <w:rFonts w:hint="eastAsia"/>
          <w:sz w:val="24"/>
          <w:rPrChange w:id="589" w:author="peifang ni" w:date="2026-06-12T18:00:00Z">
            <w:rPr>
              <w:rFonts w:hint="eastAsia"/>
            </w:rPr>
          </w:rPrChange>
        </w:rPr>
        <w:t>在合成即时策略的同时，计算该任务所触及资源的复合风险评分，并通过蒙特卡洛</w:t>
      </w:r>
      <w:r>
        <w:rPr>
          <w:rFonts w:hint="eastAsia"/>
          <w:sz w:val="24"/>
          <w:rPrChange w:id="590" w:author="peifang ni" w:date="2026-06-12T18:00:00Z">
            <w:rPr>
              <w:rFonts w:hint="eastAsia"/>
            </w:rPr>
          </w:rPrChange>
        </w:rPr>
        <w:t xml:space="preserve"> Dropout </w:t>
      </w:r>
      <w:r>
        <w:rPr>
          <w:rFonts w:hint="eastAsia"/>
          <w:sz w:val="24"/>
          <w:rPrChange w:id="591" w:author="peifang ni" w:date="2026-06-12T18:00:00Z">
            <w:rPr>
              <w:rFonts w:hint="eastAsia"/>
            </w:rPr>
          </w:rPrChange>
        </w:rPr>
        <w:t>或集成方法等方式评估自身对生成策略的置信度。决策引擎依据双重阈值进行动态裁决：仅当复合风险与模型不确定性均低于预设阈值时方可自动授权；任一维度超标即触发人工审批或更严格的控制措施。该框架在事件响应与商业分析两类典型场景中展示了其自适应特性：前者因触及高风险的防火墙</w:t>
      </w:r>
      <w:r>
        <w:rPr>
          <w:rFonts w:hint="eastAsia"/>
          <w:sz w:val="24"/>
          <w:rPrChange w:id="592" w:author="peifang ni" w:date="2026-06-12T18:00:00Z">
            <w:rPr>
              <w:rFonts w:hint="eastAsia"/>
            </w:rPr>
          </w:rPrChange>
        </w:rPr>
        <w:t xml:space="preserve"> API </w:t>
      </w:r>
      <w:r>
        <w:rPr>
          <w:rFonts w:hint="eastAsia"/>
          <w:sz w:val="24"/>
          <w:rPrChange w:id="593" w:author="peifang ni" w:date="2026-06-12T18:00:00Z">
            <w:rPr>
              <w:rFonts w:hint="eastAsia"/>
            </w:rPr>
          </w:rPrChange>
        </w:rPr>
        <w:t>且任务</w:t>
      </w:r>
      <w:r>
        <w:rPr>
          <w:rFonts w:hint="eastAsia"/>
          <w:sz w:val="24"/>
          <w:rPrChange w:id="594" w:author="peifang ni" w:date="2026-06-12T18:00:00Z">
            <w:rPr>
              <w:rFonts w:hint="eastAsia"/>
            </w:rPr>
          </w:rPrChange>
        </w:rPr>
        <w:t>新颖导致不确定性高，被自动升级至人工审批；后者因仅</w:t>
      </w:r>
      <w:r>
        <w:rPr>
          <w:rFonts w:hint="eastAsia"/>
          <w:sz w:val="24"/>
          <w:rPrChange w:id="595" w:author="peifang ni" w:date="2026-06-12T18:00:00Z">
            <w:rPr>
              <w:rFonts w:hint="eastAsia"/>
            </w:rPr>
          </w:rPrChange>
        </w:rPr>
        <w:t>涉及低</w:t>
      </w:r>
      <w:r>
        <w:rPr>
          <w:rFonts w:hint="eastAsia"/>
          <w:sz w:val="24"/>
          <w:rPrChange w:id="596" w:author="peifang ni" w:date="2026-06-12T18:00:00Z">
            <w:rPr>
              <w:rFonts w:hint="eastAsia"/>
            </w:rPr>
          </w:rPrChange>
        </w:rPr>
        <w:t>风险的只读</w:t>
      </w:r>
      <w:r>
        <w:rPr>
          <w:rFonts w:hint="eastAsia"/>
          <w:sz w:val="24"/>
          <w:rPrChange w:id="597" w:author="peifang ni" w:date="2026-06-12T18:00:00Z">
            <w:rPr>
              <w:rFonts w:hint="eastAsia"/>
            </w:rPr>
          </w:rPrChange>
        </w:rPr>
        <w:t xml:space="preserve"> CRM </w:t>
      </w:r>
      <w:r>
        <w:rPr>
          <w:rFonts w:hint="eastAsia"/>
          <w:sz w:val="24"/>
          <w:rPrChange w:id="598" w:author="peifang ni" w:date="2026-06-12T18:00:00Z">
            <w:rPr>
              <w:rFonts w:hint="eastAsia"/>
            </w:rPr>
          </w:rPrChange>
        </w:rPr>
        <w:t>操作</w:t>
      </w:r>
      <w:r>
        <w:rPr>
          <w:rFonts w:hint="eastAsia"/>
          <w:sz w:val="24"/>
          <w:rPrChange w:id="599" w:author="peifang ni" w:date="2026-06-12T18:00:00Z">
            <w:rPr>
              <w:rFonts w:hint="eastAsia"/>
            </w:rPr>
          </w:rPrChange>
        </w:rPr>
        <w:t>且任务</w:t>
      </w:r>
      <w:r>
        <w:rPr>
          <w:rFonts w:hint="eastAsia"/>
          <w:sz w:val="24"/>
          <w:rPrChange w:id="600" w:author="peifang ni" w:date="2026-06-12T18:00:00Z">
            <w:rPr>
              <w:rFonts w:hint="eastAsia"/>
            </w:rPr>
          </w:rPrChange>
        </w:rPr>
        <w:t>常规，获得全自动授权。作者进一步指出，该模型将访问控制系统从“简单守门人”转化为“复杂风险管理引擎”，为智能体自主性与企业安全性之间的平衡提供了新的理论范式。该研究的价值在于，它首次将</w:t>
      </w:r>
      <w:r>
        <w:rPr>
          <w:rFonts w:hint="eastAsia"/>
          <w:sz w:val="24"/>
          <w:rPrChange w:id="601" w:author="peifang ni" w:date="2026-06-12T18:00:00Z">
            <w:rPr>
              <w:rFonts w:hint="eastAsia"/>
            </w:rPr>
          </w:rPrChange>
        </w:rPr>
        <w:t>任务级风险</w:t>
      </w:r>
      <w:r>
        <w:rPr>
          <w:rFonts w:hint="eastAsia"/>
          <w:sz w:val="24"/>
          <w:rPrChange w:id="602" w:author="peifang ni" w:date="2026-06-12T18:00:00Z">
            <w:rPr>
              <w:rFonts w:hint="eastAsia"/>
            </w:rPr>
          </w:rPrChange>
        </w:rPr>
        <w:t>评估与模型不确定性量化整合为统一的授权框架，突破了传统访问控制“非黑即白”的决策模式，为后续智能体授权协议中引入风险自适应</w:t>
      </w:r>
      <w:r>
        <w:rPr>
          <w:rFonts w:hint="eastAsia"/>
          <w:sz w:val="24"/>
          <w:rPrChange w:id="603" w:author="peifang ni" w:date="2026-06-12T18:00:00Z">
            <w:rPr>
              <w:rFonts w:hint="eastAsia"/>
            </w:rPr>
          </w:rPrChange>
        </w:rPr>
        <w:t>[43]</w:t>
      </w:r>
      <w:r>
        <w:rPr>
          <w:rFonts w:hint="eastAsia"/>
          <w:sz w:val="24"/>
          <w:rPrChange w:id="604" w:author="peifang ni" w:date="2026-06-12T18:00:00Z">
            <w:rPr>
              <w:rFonts w:hint="eastAsia"/>
            </w:rPr>
          </w:rPrChange>
        </w:rPr>
        <w:t>与自感知机制奠定了理论基础。</w:t>
      </w:r>
    </w:p>
    <w:p w14:paraId="5A68AE7E">
      <w:pPr>
        <w:spacing w:line="360" w:lineRule="auto"/>
        <w:ind w:firstLine="420"/>
        <w:rPr>
          <w:sz w:val="24"/>
          <w:rPrChange w:id="606" w:author="peifang ni" w:date="2026-06-12T18:00:00Z">
            <w:rPr/>
          </w:rPrChange>
        </w:rPr>
        <w:pPrChange w:id="605" w:author="peifang ni" w:date="2026-06-12T18:00:00Z">
          <w:pPr>
            <w:ind w:firstLine="420"/>
          </w:pPr>
        </w:pPrChange>
      </w:pPr>
      <w:r>
        <w:rPr>
          <w:rFonts w:hint="eastAsia"/>
          <w:sz w:val="24"/>
          <w:rPrChange w:id="607" w:author="peifang ni" w:date="2026-06-12T18:00:00Z">
            <w:rPr>
              <w:rFonts w:hint="eastAsia"/>
            </w:rPr>
          </w:rPrChange>
        </w:rPr>
        <w:t>Uchibeke2026</w:t>
      </w:r>
      <w:r>
        <w:rPr>
          <w:rFonts w:hint="eastAsia"/>
          <w:sz w:val="24"/>
          <w:rPrChange w:id="608" w:author="peifang ni" w:date="2026-06-12T18:00:00Z">
            <w:rPr>
              <w:rFonts w:hint="eastAsia"/>
            </w:rPr>
          </w:rPrChange>
        </w:rPr>
        <w:t>年提出将“行动前授权”确立为独立于模型对齐与事后评估的第四类安全架构层</w:t>
      </w:r>
      <w:r>
        <w:rPr>
          <w:rFonts w:hint="eastAsia"/>
          <w:sz w:val="24"/>
          <w:rPrChange w:id="609" w:author="peifang ni" w:date="2026-06-12T18:00:00Z">
            <w:rPr>
              <w:rFonts w:hint="eastAsia"/>
            </w:rPr>
          </w:rPrChange>
        </w:rPr>
        <w:t>[44]</w:t>
      </w:r>
      <w:r>
        <w:rPr>
          <w:rFonts w:hint="eastAsia"/>
          <w:sz w:val="24"/>
          <w:rPrChange w:id="610" w:author="peifang ni" w:date="2026-06-12T18:00:00Z">
            <w:rPr>
              <w:rFonts w:hint="eastAsia"/>
            </w:rPr>
          </w:rPrChange>
        </w:rPr>
        <w:t>。该研究指出，当前智能</w:t>
      </w:r>
      <w:r>
        <w:rPr>
          <w:rFonts w:hint="eastAsia"/>
          <w:sz w:val="24"/>
          <w:rPrChange w:id="611" w:author="peifang ni" w:date="2026-06-12T18:00:00Z">
            <w:rPr>
              <w:rFonts w:hint="eastAsia"/>
            </w:rPr>
          </w:rPrChange>
        </w:rPr>
        <w:t>体执行</w:t>
      </w:r>
      <w:r>
        <w:rPr>
          <w:rFonts w:hint="eastAsia"/>
          <w:sz w:val="24"/>
          <w:rPrChange w:id="612" w:author="peifang ni" w:date="2026-06-12T18:00:00Z">
            <w:rPr>
              <w:rFonts w:hint="eastAsia"/>
            </w:rPr>
          </w:rPrChange>
        </w:rPr>
        <w:t>工具调用时普遍依赖概率性的模型对齐与回顾性的事后评估，二者均无法在单次调用级别提供确定性的策略强制执行。为此，该文提出</w:t>
      </w:r>
      <w:r>
        <w:rPr>
          <w:rFonts w:hint="eastAsia"/>
          <w:sz w:val="24"/>
          <w:rPrChange w:id="613" w:author="peifang ni" w:date="2026-06-12T18:00:00Z">
            <w:rPr>
              <w:rFonts w:hint="eastAsia"/>
            </w:rPr>
          </w:rPrChange>
        </w:rPr>
        <w:t xml:space="preserve"> Open Agent Passport</w:t>
      </w:r>
      <w:r>
        <w:rPr>
          <w:rFonts w:hint="eastAsia"/>
          <w:sz w:val="24"/>
          <w:rPrChange w:id="614" w:author="peifang ni" w:date="2026-06-12T18:00:00Z">
            <w:rPr>
              <w:rFonts w:hint="eastAsia"/>
            </w:rPr>
          </w:rPrChange>
        </w:rPr>
        <w:t>（</w:t>
      </w:r>
      <w:r>
        <w:rPr>
          <w:rFonts w:hint="eastAsia"/>
          <w:sz w:val="24"/>
          <w:rPrChange w:id="615" w:author="peifang ni" w:date="2026-06-12T18:00:00Z">
            <w:rPr>
              <w:rFonts w:hint="eastAsia"/>
            </w:rPr>
          </w:rPrChange>
        </w:rPr>
        <w:t>OAP</w:t>
      </w:r>
      <w:r>
        <w:rPr>
          <w:rFonts w:hint="eastAsia"/>
          <w:sz w:val="24"/>
          <w:rPrChange w:id="616" w:author="peifang ni" w:date="2026-06-12T18:00:00Z">
            <w:rPr>
              <w:rFonts w:hint="eastAsia"/>
            </w:rPr>
          </w:rPrChange>
        </w:rPr>
        <w:t>）规范，通过在框架层植入</w:t>
      </w:r>
      <w:r>
        <w:rPr>
          <w:rFonts w:hint="eastAsia"/>
          <w:sz w:val="24"/>
          <w:rPrChange w:id="617" w:author="peifang ni" w:date="2026-06-12T18:00:00Z">
            <w:rPr>
              <w:rFonts w:hint="eastAsia"/>
            </w:rPr>
          </w:rPrChange>
        </w:rPr>
        <w:t>before_tool_call</w:t>
      </w:r>
      <w:r>
        <w:rPr>
          <w:rFonts w:hint="eastAsia"/>
          <w:sz w:val="24"/>
          <w:rPrChange w:id="618" w:author="peifang ni" w:date="2026-06-12T18:00:00Z">
            <w:rPr>
              <w:rFonts w:hint="eastAsia"/>
            </w:rPr>
          </w:rPrChange>
        </w:rPr>
        <w:t>同步拦截钩子，在工具调用执行</w:t>
      </w:r>
      <w:r>
        <w:rPr>
          <w:rFonts w:hint="eastAsia"/>
          <w:sz w:val="24"/>
          <w:rPrChange w:id="619" w:author="peifang ni" w:date="2026-06-12T18:00:00Z">
            <w:rPr>
              <w:rFonts w:hint="eastAsia"/>
            </w:rPr>
          </w:rPrChange>
        </w:rPr>
        <w:t>前依据</w:t>
      </w:r>
      <w:r>
        <w:rPr>
          <w:rFonts w:hint="eastAsia"/>
          <w:sz w:val="24"/>
          <w:rPrChange w:id="620" w:author="peifang ni" w:date="2026-06-12T18:00:00Z">
            <w:rPr>
              <w:rFonts w:hint="eastAsia"/>
            </w:rPr>
          </w:rPrChange>
        </w:rPr>
        <w:t>声明式策略进行确定性评估，并生成经</w:t>
      </w:r>
      <w:r>
        <w:rPr>
          <w:rFonts w:hint="eastAsia"/>
          <w:sz w:val="24"/>
          <w:rPrChange w:id="621" w:author="peifang ni" w:date="2026-06-12T18:00:00Z">
            <w:rPr>
              <w:rFonts w:hint="eastAsia"/>
            </w:rPr>
          </w:rPrChange>
        </w:rPr>
        <w:t xml:space="preserve"> Ed25519 </w:t>
      </w:r>
      <w:r>
        <w:rPr>
          <w:rFonts w:hint="eastAsia"/>
          <w:sz w:val="24"/>
          <w:rPrChange w:id="622" w:author="peifang ni" w:date="2026-06-12T18:00:00Z">
            <w:rPr>
              <w:rFonts w:hint="eastAsia"/>
            </w:rPr>
          </w:rPrChange>
        </w:rPr>
        <w:t>签名的审计记录。该机制具备确定性、完备性、故障关闭、不可绕过与可审计五项核心性质，授权决策中位延迟仅</w:t>
      </w:r>
      <w:r>
        <w:rPr>
          <w:rFonts w:hint="eastAsia"/>
          <w:sz w:val="24"/>
          <w:rPrChange w:id="623" w:author="peifang ni" w:date="2026-06-12T18:00:00Z">
            <w:rPr>
              <w:rFonts w:hint="eastAsia"/>
            </w:rPr>
          </w:rPrChange>
        </w:rPr>
        <w:t xml:space="preserve"> 53 </w:t>
      </w:r>
      <w:r>
        <w:rPr>
          <w:rFonts w:hint="eastAsia"/>
          <w:sz w:val="24"/>
          <w:rPrChange w:id="624" w:author="peifang ni" w:date="2026-06-12T18:00:00Z">
            <w:rPr>
              <w:rFonts w:hint="eastAsia"/>
            </w:rPr>
          </w:rPrChange>
        </w:rPr>
        <w:t>ms</w:t>
      </w:r>
      <w:r>
        <w:rPr>
          <w:rFonts w:hint="eastAsia"/>
          <w:sz w:val="24"/>
          <w:rPrChange w:id="625" w:author="peifang ni" w:date="2026-06-12T18:00:00Z">
            <w:rPr>
              <w:rFonts w:hint="eastAsia"/>
            </w:rPr>
          </w:rPrChange>
        </w:rPr>
        <w:t>。在</w:t>
      </w:r>
      <w:r>
        <w:rPr>
          <w:rFonts w:hint="eastAsia"/>
          <w:sz w:val="24"/>
          <w:rPrChange w:id="626" w:author="peifang ni" w:date="2026-06-12T18:00:00Z">
            <w:rPr>
              <w:rFonts w:hint="eastAsia"/>
            </w:rPr>
          </w:rPrChange>
        </w:rPr>
        <w:t>APort</w:t>
      </w:r>
      <w:r>
        <w:rPr>
          <w:rFonts w:hint="eastAsia"/>
          <w:sz w:val="24"/>
          <w:rPrChange w:id="627" w:author="peifang ni" w:date="2026-06-12T18:00:00Z">
            <w:rPr>
              <w:rFonts w:hint="eastAsia"/>
            </w:rPr>
          </w:rPrChange>
        </w:rPr>
        <w:t xml:space="preserve"> Vault CTF</w:t>
      </w:r>
      <w:r>
        <w:rPr>
          <w:rFonts w:hint="eastAsia"/>
          <w:sz w:val="24"/>
          <w:rPrChange w:id="628" w:author="peifang ni" w:date="2026-06-12T18:00:00Z">
            <w:rPr>
              <w:rFonts w:hint="eastAsia"/>
            </w:rPr>
          </w:rPrChange>
        </w:rPr>
        <w:t>对抗测试中，启用严格</w:t>
      </w:r>
      <w:r>
        <w:rPr>
          <w:rFonts w:hint="eastAsia"/>
          <w:sz w:val="24"/>
          <w:rPrChange w:id="629" w:author="peifang ni" w:date="2026-06-12T18:00:00Z">
            <w:rPr>
              <w:rFonts w:hint="eastAsia"/>
            </w:rPr>
          </w:rPrChange>
        </w:rPr>
        <w:t>OAP</w:t>
      </w:r>
      <w:r>
        <w:rPr>
          <w:rFonts w:hint="eastAsia"/>
          <w:sz w:val="24"/>
          <w:rPrChange w:id="630" w:author="peifang ni" w:date="2026-06-12T18:00:00Z">
            <w:rPr>
              <w:rFonts w:hint="eastAsia"/>
            </w:rPr>
          </w:rPrChange>
        </w:rPr>
        <w:t>策略的高危场景下</w:t>
      </w:r>
      <w:r>
        <w:rPr>
          <w:rFonts w:hint="eastAsia"/>
          <w:sz w:val="24"/>
          <w:rPrChange w:id="631" w:author="peifang ni" w:date="2026-06-12T18:00:00Z">
            <w:rPr>
              <w:rFonts w:hint="eastAsia"/>
            </w:rPr>
          </w:rPrChange>
        </w:rPr>
        <w:t xml:space="preserve"> 879 </w:t>
      </w:r>
      <w:r>
        <w:rPr>
          <w:rFonts w:hint="eastAsia"/>
          <w:sz w:val="24"/>
          <w:rPrChange w:id="632" w:author="peifang ni" w:date="2026-06-12T18:00:00Z">
            <w:rPr>
              <w:rFonts w:hint="eastAsia"/>
            </w:rPr>
          </w:rPrChange>
        </w:rPr>
        <w:t>次攻击尝试的成功率为</w:t>
      </w:r>
      <w:r>
        <w:rPr>
          <w:rFonts w:hint="eastAsia"/>
          <w:sz w:val="24"/>
          <w:rPrChange w:id="633" w:author="peifang ni" w:date="2026-06-12T18:00:00Z">
            <w:rPr>
              <w:rFonts w:hint="eastAsia"/>
            </w:rPr>
          </w:rPrChange>
        </w:rPr>
        <w:t xml:space="preserve"> 0%</w:t>
      </w:r>
      <w:r>
        <w:rPr>
          <w:rFonts w:hint="eastAsia"/>
          <w:sz w:val="24"/>
          <w:rPrChange w:id="634" w:author="peifang ni" w:date="2026-06-12T18:00:00Z">
            <w:rPr>
              <w:rFonts w:hint="eastAsia"/>
            </w:rPr>
          </w:rPrChange>
        </w:rPr>
        <w:t>，验证了确定性策略层对概率性模型缺陷的刚性约束。该工作推动了从“依赖模型自律”到“架构级强制策略”的范式转变，</w:t>
      </w:r>
      <w:r>
        <w:rPr>
          <w:rFonts w:hint="eastAsia"/>
          <w:sz w:val="24"/>
          <w:rPrChange w:id="635" w:author="peifang ni" w:date="2026-06-12T18:00:00Z">
            <w:rPr>
              <w:rFonts w:hint="eastAsia"/>
            </w:rPr>
          </w:rPrChange>
        </w:rPr>
        <w:t xml:space="preserve">OAP </w:t>
      </w:r>
      <w:r>
        <w:rPr>
          <w:rFonts w:hint="eastAsia"/>
          <w:sz w:val="24"/>
          <w:rPrChange w:id="636" w:author="peifang ni" w:date="2026-06-12T18:00:00Z">
            <w:rPr>
              <w:rFonts w:hint="eastAsia"/>
            </w:rPr>
          </w:rPrChange>
        </w:rPr>
        <w:t>已集成至六个主流智能体框架并被提议作为</w:t>
      </w:r>
      <w:r>
        <w:rPr>
          <w:rFonts w:hint="eastAsia"/>
          <w:sz w:val="24"/>
          <w:rPrChange w:id="637" w:author="peifang ni" w:date="2026-06-12T18:00:00Z">
            <w:rPr>
              <w:rFonts w:hint="eastAsia"/>
            </w:rPr>
          </w:rPrChange>
        </w:rPr>
        <w:t xml:space="preserve"> Google A2A </w:t>
      </w:r>
      <w:r>
        <w:rPr>
          <w:rFonts w:hint="eastAsia"/>
          <w:sz w:val="24"/>
          <w:rPrChange w:id="638" w:author="peifang ni" w:date="2026-06-12T18:00:00Z">
            <w:rPr>
              <w:rFonts w:hint="eastAsia"/>
            </w:rPr>
          </w:rPrChange>
        </w:rPr>
        <w:t>协议扩展，对智能体安全标准化具有重要推动作用。</w:t>
      </w:r>
    </w:p>
    <w:p w14:paraId="36CE2400">
      <w:pPr>
        <w:spacing w:line="360" w:lineRule="auto"/>
        <w:ind w:firstLine="420"/>
        <w:rPr>
          <w:sz w:val="24"/>
          <w:rPrChange w:id="640" w:author="peifang ni" w:date="2026-06-12T18:00:00Z">
            <w:rPr/>
          </w:rPrChange>
        </w:rPr>
        <w:pPrChange w:id="639" w:author="peifang ni" w:date="2026-06-12T18:00:00Z">
          <w:pPr>
            <w:ind w:firstLine="420"/>
          </w:pPr>
        </w:pPrChange>
      </w:pPr>
      <w:r>
        <w:rPr>
          <w:rFonts w:hint="eastAsia"/>
          <w:sz w:val="24"/>
          <w:rPrChange w:id="641" w:author="peifang ni" w:date="2026-06-12T18:00:00Z">
            <w:rPr>
              <w:rFonts w:hint="eastAsia"/>
            </w:rPr>
          </w:rPrChange>
        </w:rPr>
        <w:t xml:space="preserve">Prakash </w:t>
      </w:r>
      <w:r>
        <w:rPr>
          <w:rFonts w:hint="eastAsia"/>
          <w:sz w:val="24"/>
          <w:rPrChange w:id="642" w:author="peifang ni" w:date="2026-06-12T18:00:00Z">
            <w:rPr>
              <w:rFonts w:hint="eastAsia"/>
            </w:rPr>
          </w:rPrChange>
        </w:rPr>
        <w:t>于</w:t>
      </w:r>
      <w:r>
        <w:rPr>
          <w:rFonts w:hint="eastAsia"/>
          <w:sz w:val="24"/>
          <w:rPrChange w:id="643" w:author="peifang ni" w:date="2026-06-12T18:00:00Z">
            <w:rPr>
              <w:rFonts w:hint="eastAsia"/>
            </w:rPr>
          </w:rPrChange>
        </w:rPr>
        <w:t xml:space="preserve"> 2026 </w:t>
      </w:r>
      <w:r>
        <w:rPr>
          <w:rFonts w:hint="eastAsia"/>
          <w:sz w:val="24"/>
          <w:rPrChange w:id="644" w:author="peifang ni" w:date="2026-06-12T18:00:00Z">
            <w:rPr>
              <w:rFonts w:hint="eastAsia"/>
            </w:rPr>
          </w:rPrChange>
        </w:rPr>
        <w:t>年针对</w:t>
      </w:r>
      <w:r>
        <w:rPr>
          <w:rFonts w:hint="eastAsia"/>
          <w:sz w:val="24"/>
          <w:rPrChange w:id="645" w:author="peifang ni" w:date="2026-06-12T18:00:00Z">
            <w:rPr>
              <w:rFonts w:hint="eastAsia"/>
            </w:rPr>
          </w:rPrChange>
        </w:rPr>
        <w:t>当前</w:t>
      </w:r>
      <w:r>
        <w:rPr>
          <w:rFonts w:hint="eastAsia"/>
          <w:sz w:val="24"/>
          <w:rPrChange w:id="646" w:author="peifang ni" w:date="2026-06-12T18:00:00Z">
            <w:rPr>
              <w:rFonts w:hint="eastAsia"/>
            </w:rPr>
          </w:rPrChange>
        </w:rPr>
        <w:t xml:space="preserve"> MCP </w:t>
      </w:r>
      <w:r>
        <w:rPr>
          <w:rFonts w:hint="eastAsia"/>
          <w:sz w:val="24"/>
          <w:rPrChange w:id="647" w:author="peifang ni" w:date="2026-06-12T18:00:00Z">
            <w:rPr>
              <w:rFonts w:hint="eastAsia"/>
            </w:rPr>
          </w:rPrChange>
        </w:rPr>
        <w:t>与</w:t>
      </w:r>
      <w:r>
        <w:rPr>
          <w:rFonts w:hint="eastAsia"/>
          <w:sz w:val="24"/>
          <w:rPrChange w:id="648" w:author="peifang ni" w:date="2026-06-12T18:00:00Z">
            <w:rPr>
              <w:rFonts w:hint="eastAsia"/>
            </w:rPr>
          </w:rPrChange>
        </w:rPr>
        <w:t xml:space="preserve"> A2A </w:t>
      </w:r>
      <w:r>
        <w:rPr>
          <w:rFonts w:hint="eastAsia"/>
          <w:sz w:val="24"/>
          <w:rPrChange w:id="649" w:author="peifang ni" w:date="2026-06-12T18:00:00Z">
            <w:rPr>
              <w:rFonts w:hint="eastAsia"/>
            </w:rPr>
          </w:rPrChange>
        </w:rPr>
        <w:t>等主流智能</w:t>
      </w:r>
      <w:r>
        <w:rPr>
          <w:rFonts w:hint="eastAsia"/>
          <w:sz w:val="24"/>
          <w:rPrChange w:id="650" w:author="peifang ni" w:date="2026-06-12T18:00:00Z">
            <w:rPr>
              <w:rFonts w:hint="eastAsia"/>
            </w:rPr>
          </w:rPrChange>
        </w:rPr>
        <w:t>体协议</w:t>
      </w:r>
      <w:r>
        <w:rPr>
          <w:rFonts w:hint="eastAsia"/>
          <w:sz w:val="24"/>
          <w:rPrChange w:id="651" w:author="peifang ni" w:date="2026-06-12T18:00:00Z">
            <w:rPr>
              <w:rFonts w:hint="eastAsia"/>
            </w:rPr>
          </w:rPrChange>
        </w:rPr>
        <w:t>缺乏身份验证的结构性缺陷，提出了首个融合公</w:t>
      </w:r>
      <w:r>
        <w:rPr>
          <w:rFonts w:hint="eastAsia"/>
          <w:sz w:val="24"/>
          <w:rPrChange w:id="652" w:author="peifang ni" w:date="2026-06-12T18:00:00Z">
            <w:rPr>
              <w:rFonts w:hint="eastAsia"/>
            </w:rPr>
          </w:rPrChange>
        </w:rPr>
        <w:t>钥</w:t>
      </w:r>
      <w:r>
        <w:rPr>
          <w:rFonts w:hint="eastAsia"/>
          <w:sz w:val="24"/>
          <w:rPrChange w:id="653" w:author="peifang ni" w:date="2026-06-12T18:00:00Z">
            <w:rPr>
              <w:rFonts w:hint="eastAsia"/>
            </w:rPr>
          </w:rPrChange>
        </w:rPr>
        <w:t>可验证委托、</w:t>
      </w:r>
      <w:r>
        <w:rPr>
          <w:rFonts w:hint="eastAsia"/>
          <w:sz w:val="24"/>
          <w:rPrChange w:id="654" w:author="peifang ni" w:date="2026-06-12T18:00:00Z">
            <w:rPr>
              <w:rFonts w:hint="eastAsia"/>
            </w:rPr>
          </w:rPrChange>
        </w:rPr>
        <w:t>持有者侧权限</w:t>
      </w:r>
      <w:r>
        <w:rPr>
          <w:rFonts w:hint="eastAsia"/>
          <w:sz w:val="24"/>
          <w:rPrChange w:id="655" w:author="peifang ni" w:date="2026-06-12T18:00:00Z">
            <w:rPr>
              <w:rFonts w:hint="eastAsia"/>
            </w:rPr>
          </w:rPrChange>
        </w:rPr>
        <w:t>衰减与</w:t>
      </w:r>
      <w:r>
        <w:rPr>
          <w:rFonts w:hint="eastAsia"/>
          <w:sz w:val="24"/>
          <w:rPrChange w:id="656" w:author="peifang ni" w:date="2026-06-12T18:00:00Z">
            <w:rPr>
              <w:rFonts w:hint="eastAsia"/>
            </w:rPr>
          </w:rPrChange>
        </w:rPr>
        <w:t>跨协议</w:t>
      </w:r>
      <w:r>
        <w:rPr>
          <w:rFonts w:hint="eastAsia"/>
          <w:sz w:val="24"/>
          <w:rPrChange w:id="657" w:author="peifang ni" w:date="2026-06-12T18:00:00Z">
            <w:rPr>
              <w:rFonts w:hint="eastAsia"/>
            </w:rPr>
          </w:rPrChange>
        </w:rPr>
        <w:t>传输绑定的身份协议</w:t>
      </w:r>
      <w:r>
        <w:rPr>
          <w:rFonts w:hint="eastAsia"/>
          <w:sz w:val="24"/>
          <w:rPrChange w:id="658" w:author="peifang ni" w:date="2026-06-12T18:00:00Z">
            <w:rPr>
              <w:rFonts w:hint="eastAsia"/>
            </w:rPr>
          </w:rPrChange>
        </w:rPr>
        <w:t>[45]</w:t>
      </w:r>
      <w:r>
        <w:rPr>
          <w:rFonts w:hint="eastAsia"/>
          <w:sz w:val="24"/>
          <w:rPrChange w:id="659" w:author="peifang ni" w:date="2026-06-12T18:00:00Z">
            <w:rPr>
              <w:rFonts w:hint="eastAsia"/>
            </w:rPr>
          </w:rPrChange>
        </w:rPr>
        <w:t>。该研究通过对约</w:t>
      </w:r>
      <w:r>
        <w:rPr>
          <w:rFonts w:hint="eastAsia"/>
          <w:sz w:val="24"/>
          <w:rPrChange w:id="660" w:author="peifang ni" w:date="2026-06-12T18:00:00Z">
            <w:rPr>
              <w:rFonts w:hint="eastAsia"/>
            </w:rPr>
          </w:rPrChange>
        </w:rPr>
        <w:t xml:space="preserve"> 2,000 </w:t>
      </w:r>
      <w:r>
        <w:rPr>
          <w:rFonts w:hint="eastAsia"/>
          <w:sz w:val="24"/>
          <w:rPrChange w:id="661" w:author="peifang ni" w:date="2026-06-12T18:00:00Z">
            <w:rPr>
              <w:rFonts w:hint="eastAsia"/>
            </w:rPr>
          </w:rPrChange>
        </w:rPr>
        <w:t>个</w:t>
      </w:r>
      <w:r>
        <w:rPr>
          <w:rFonts w:hint="eastAsia"/>
          <w:sz w:val="24"/>
          <w:rPrChange w:id="662" w:author="peifang ni" w:date="2026-06-12T18:00:00Z">
            <w:rPr>
              <w:rFonts w:hint="eastAsia"/>
            </w:rPr>
          </w:rPrChange>
        </w:rPr>
        <w:t xml:space="preserve"> MCP </w:t>
      </w:r>
      <w:r>
        <w:rPr>
          <w:rFonts w:hint="eastAsia"/>
          <w:sz w:val="24"/>
          <w:rPrChange w:id="663" w:author="peifang ni" w:date="2026-06-12T18:00:00Z">
            <w:rPr>
              <w:rFonts w:hint="eastAsia"/>
            </w:rPr>
          </w:rPrChange>
        </w:rPr>
        <w:t>服务器的扫描发现，所有服务器均缺乏认证机制；</w:t>
      </w:r>
      <w:r>
        <w:rPr>
          <w:rFonts w:hint="eastAsia"/>
          <w:sz w:val="24"/>
          <w:rPrChange w:id="664" w:author="peifang ni" w:date="2026-06-12T18:00:00Z">
            <w:rPr>
              <w:rFonts w:hint="eastAsia"/>
            </w:rPr>
          </w:rPrChange>
        </w:rPr>
        <w:t xml:space="preserve">A2A </w:t>
      </w:r>
      <w:r>
        <w:rPr>
          <w:rFonts w:hint="eastAsia"/>
          <w:sz w:val="24"/>
          <w:rPrChange w:id="665" w:author="peifang ni" w:date="2026-06-12T18:00:00Z">
            <w:rPr>
              <w:rFonts w:hint="eastAsia"/>
            </w:rPr>
          </w:rPrChange>
        </w:rPr>
        <w:t>的代理卡片虽包含自声明身份，但无签名绑定。作者系统比较了</w:t>
      </w:r>
      <w:r>
        <w:rPr>
          <w:rFonts w:hint="eastAsia"/>
          <w:sz w:val="24"/>
          <w:rPrChange w:id="666" w:author="peifang ni" w:date="2026-06-12T18:00:00Z">
            <w:rPr>
              <w:rFonts w:hint="eastAsia"/>
            </w:rPr>
          </w:rPrChange>
        </w:rPr>
        <w:t xml:space="preserve"> OAuth 2.1</w:t>
      </w:r>
      <w:r>
        <w:rPr>
          <w:rFonts w:hint="eastAsia"/>
          <w:sz w:val="24"/>
          <w:rPrChange w:id="667" w:author="peifang ni" w:date="2026-06-12T18:00:00Z">
            <w:rPr>
              <w:rFonts w:hint="eastAsia"/>
            </w:rPr>
          </w:rPrChange>
        </w:rPr>
        <w:t>、</w:t>
      </w:r>
      <w:r>
        <w:rPr>
          <w:rFonts w:hint="eastAsia"/>
          <w:sz w:val="24"/>
          <w:rPrChange w:id="668" w:author="peifang ni" w:date="2026-06-12T18:00:00Z">
            <w:rPr>
              <w:rFonts w:hint="eastAsia"/>
            </w:rPr>
          </w:rPrChange>
        </w:rPr>
        <w:t>W3C DID</w:t>
      </w:r>
      <w:r>
        <w:rPr>
          <w:rFonts w:hint="eastAsia"/>
          <w:sz w:val="24"/>
          <w:rPrChange w:id="669" w:author="peifang ni" w:date="2026-06-12T18:00:00Z">
            <w:rPr>
              <w:rFonts w:hint="eastAsia"/>
            </w:rPr>
          </w:rPrChange>
        </w:rPr>
        <w:t>、</w:t>
      </w:r>
      <w:r>
        <w:rPr>
          <w:rFonts w:hint="eastAsia"/>
          <w:sz w:val="24"/>
          <w:rPrChange w:id="670" w:author="peifang ni" w:date="2026-06-12T18:00:00Z">
            <w:rPr>
              <w:rFonts w:hint="eastAsia"/>
            </w:rPr>
          </w:rPrChange>
        </w:rPr>
        <w:t>Macaroons</w:t>
      </w:r>
      <w:r>
        <w:rPr>
          <w:rFonts w:hint="eastAsia"/>
          <w:sz w:val="24"/>
          <w:rPrChange w:id="671" w:author="peifang ni" w:date="2026-06-12T18:00:00Z">
            <w:rPr>
              <w:rFonts w:hint="eastAsia"/>
            </w:rPr>
          </w:rPrChange>
        </w:rPr>
        <w:t>、</w:t>
      </w:r>
      <w:r>
        <w:rPr>
          <w:rFonts w:hint="eastAsia"/>
          <w:sz w:val="24"/>
          <w:rPrChange w:id="672" w:author="peifang ni" w:date="2026-06-12T18:00:00Z">
            <w:rPr>
              <w:rFonts w:hint="eastAsia"/>
            </w:rPr>
          </w:rPrChange>
        </w:rPr>
        <w:t xml:space="preserve">UCAN </w:t>
      </w:r>
      <w:r>
        <w:rPr>
          <w:rFonts w:hint="eastAsia"/>
          <w:sz w:val="24"/>
          <w:rPrChange w:id="673" w:author="peifang ni" w:date="2026-06-12T18:00:00Z">
            <w:rPr>
              <w:rFonts w:hint="eastAsia"/>
            </w:rPr>
          </w:rPrChange>
        </w:rPr>
        <w:t>等</w:t>
      </w:r>
      <w:r>
        <w:rPr>
          <w:rFonts w:hint="eastAsia"/>
          <w:sz w:val="24"/>
          <w:rPrChange w:id="674" w:author="peifang ni" w:date="2026-06-12T18:00:00Z">
            <w:rPr>
              <w:rFonts w:hint="eastAsia"/>
            </w:rPr>
          </w:rPrChange>
        </w:rPr>
        <w:t xml:space="preserve"> 11 </w:t>
      </w:r>
      <w:r>
        <w:rPr>
          <w:rFonts w:hint="eastAsia"/>
          <w:sz w:val="24"/>
          <w:rPrChange w:id="675" w:author="peifang ni" w:date="2026-06-12T18:00:00Z">
            <w:rPr>
              <w:rFonts w:hint="eastAsia"/>
            </w:rPr>
          </w:rPrChange>
        </w:rPr>
        <w:t>类现有</w:t>
      </w:r>
      <w:r>
        <w:rPr>
          <w:rFonts w:hint="eastAsia"/>
          <w:sz w:val="24"/>
          <w:rPrChange w:id="676" w:author="peifang ni" w:date="2026-06-12T18:00:00Z">
            <w:rPr>
              <w:rFonts w:hint="eastAsia"/>
            </w:rPr>
          </w:rPrChange>
        </w:rPr>
        <w:t>方案，发现没有任何单一方案能同时满足智能体身份所需的七项核心性质。该项工作的核心贡献是</w:t>
      </w:r>
      <w:r>
        <w:rPr>
          <w:rFonts w:hint="eastAsia"/>
          <w:sz w:val="24"/>
          <w:rPrChange w:id="677" w:author="peifang ni" w:date="2026-06-12T18:00:00Z">
            <w:rPr>
              <w:rFonts w:hint="eastAsia"/>
            </w:rPr>
          </w:rPrChange>
        </w:rPr>
        <w:t xml:space="preserve"> Invocation-Bound Capability Tokens</w:t>
      </w:r>
      <w:r>
        <w:rPr>
          <w:rFonts w:hint="eastAsia"/>
          <w:sz w:val="24"/>
          <w:rPrChange w:id="678" w:author="peifang ni" w:date="2026-06-12T18:00:00Z">
            <w:rPr>
              <w:rFonts w:hint="eastAsia"/>
            </w:rPr>
          </w:rPrChange>
        </w:rPr>
        <w:t>（</w:t>
      </w:r>
      <w:r>
        <w:rPr>
          <w:rFonts w:hint="eastAsia"/>
          <w:sz w:val="24"/>
          <w:rPrChange w:id="679" w:author="peifang ni" w:date="2026-06-12T18:00:00Z">
            <w:rPr>
              <w:rFonts w:hint="eastAsia"/>
            </w:rPr>
          </w:rPrChange>
        </w:rPr>
        <w:t>IBCT</w:t>
      </w:r>
      <w:r>
        <w:rPr>
          <w:rFonts w:hint="eastAsia"/>
          <w:sz w:val="24"/>
          <w:rPrChange w:id="680" w:author="peifang ni" w:date="2026-06-12T18:00:00Z">
            <w:rPr>
              <w:rFonts w:hint="eastAsia"/>
            </w:rPr>
          </w:rPrChange>
        </w:rPr>
        <w:t>），一种将身份、衰减授权与溯源绑定融合为单一追加式令牌链的原语，提供紧凑模式（</w:t>
      </w:r>
      <w:r>
        <w:rPr>
          <w:rFonts w:hint="eastAsia"/>
          <w:sz w:val="24"/>
          <w:rPrChange w:id="681" w:author="peifang ni" w:date="2026-06-12T18:00:00Z">
            <w:rPr>
              <w:rFonts w:hint="eastAsia"/>
            </w:rPr>
          </w:rPrChange>
        </w:rPr>
        <w:t>EdDSA</w:t>
      </w:r>
      <w:r>
        <w:rPr>
          <w:rFonts w:hint="eastAsia"/>
          <w:sz w:val="24"/>
          <w:rPrChange w:id="682" w:author="peifang ni" w:date="2026-06-12T18:00:00Z">
            <w:rPr>
              <w:rFonts w:hint="eastAsia"/>
            </w:rPr>
          </w:rPrChange>
        </w:rPr>
        <w:t xml:space="preserve"> </w:t>
      </w:r>
      <w:r>
        <w:rPr>
          <w:rFonts w:hint="eastAsia"/>
          <w:sz w:val="24"/>
          <w:rPrChange w:id="683" w:author="peifang ni" w:date="2026-06-12T18:00:00Z">
            <w:rPr>
              <w:rFonts w:hint="eastAsia"/>
            </w:rPr>
          </w:rPrChange>
        </w:rPr>
        <w:t>签名</w:t>
      </w:r>
      <w:r>
        <w:rPr>
          <w:rFonts w:hint="eastAsia"/>
          <w:sz w:val="24"/>
          <w:rPrChange w:id="684" w:author="peifang ni" w:date="2026-06-12T18:00:00Z">
            <w:rPr>
              <w:rFonts w:hint="eastAsia"/>
            </w:rPr>
          </w:rPrChange>
        </w:rPr>
        <w:t xml:space="preserve"> JWT</w:t>
      </w:r>
      <w:r>
        <w:rPr>
          <w:rFonts w:hint="eastAsia"/>
          <w:sz w:val="24"/>
          <w:rPrChange w:id="685" w:author="peifang ni" w:date="2026-06-12T18:00:00Z">
            <w:rPr>
              <w:rFonts w:hint="eastAsia"/>
            </w:rPr>
          </w:rPrChange>
        </w:rPr>
        <w:t>，适用于单跳</w:t>
      </w:r>
      <w:r>
        <w:rPr>
          <w:rFonts w:hint="eastAsia"/>
          <w:sz w:val="24"/>
          <w:rPrChange w:id="686" w:author="peifang ni" w:date="2026-06-12T18:00:00Z">
            <w:rPr>
              <w:rFonts w:hint="eastAsia"/>
            </w:rPr>
          </w:rPrChange>
        </w:rPr>
        <w:t xml:space="preserve"> MCP </w:t>
      </w:r>
      <w:r>
        <w:rPr>
          <w:rFonts w:hint="eastAsia"/>
          <w:sz w:val="24"/>
          <w:rPrChange w:id="687" w:author="peifang ni" w:date="2026-06-12T18:00:00Z">
            <w:rPr>
              <w:rFonts w:hint="eastAsia"/>
            </w:rPr>
          </w:rPrChange>
        </w:rPr>
        <w:t>调用）与链式模式（基于</w:t>
      </w:r>
      <w:r>
        <w:rPr>
          <w:rFonts w:hint="eastAsia"/>
          <w:sz w:val="24"/>
          <w:rPrChange w:id="688" w:author="peifang ni" w:date="2026-06-12T18:00:00Z">
            <w:rPr>
              <w:rFonts w:hint="eastAsia"/>
            </w:rPr>
          </w:rPrChange>
        </w:rPr>
        <w:t xml:space="preserve"> Biscuit </w:t>
      </w:r>
      <w:r>
        <w:rPr>
          <w:rFonts w:hint="eastAsia"/>
          <w:sz w:val="24"/>
          <w:rPrChange w:id="689" w:author="peifang ni" w:date="2026-06-12T18:00:00Z">
            <w:rPr>
              <w:rFonts w:hint="eastAsia"/>
            </w:rPr>
          </w:rPrChange>
        </w:rPr>
        <w:t>的</w:t>
      </w:r>
      <w:r>
        <w:rPr>
          <w:rFonts w:hint="eastAsia"/>
          <w:sz w:val="24"/>
          <w:rPrChange w:id="690" w:author="peifang ni" w:date="2026-06-12T18:00:00Z">
            <w:rPr>
              <w:rFonts w:hint="eastAsia"/>
            </w:rPr>
          </w:rPrChange>
        </w:rPr>
        <w:t xml:space="preserve"> </w:t>
      </w:r>
      <w:r>
        <w:rPr>
          <w:rFonts w:hint="eastAsia"/>
          <w:sz w:val="24"/>
          <w:rPrChange w:id="691" w:author="peifang ni" w:date="2026-06-12T18:00:00Z">
            <w:rPr>
              <w:rFonts w:hint="eastAsia"/>
            </w:rPr>
          </w:rPrChange>
        </w:rPr>
        <w:t>Datalog</w:t>
      </w:r>
      <w:r>
        <w:rPr>
          <w:rFonts w:hint="eastAsia"/>
          <w:sz w:val="24"/>
          <w:rPrChange w:id="692" w:author="peifang ni" w:date="2026-06-12T18:00:00Z">
            <w:rPr>
              <w:rFonts w:hint="eastAsia"/>
            </w:rPr>
          </w:rPrChange>
        </w:rPr>
        <w:t xml:space="preserve"> </w:t>
      </w:r>
      <w:r>
        <w:rPr>
          <w:rFonts w:hint="eastAsia"/>
          <w:sz w:val="24"/>
          <w:rPrChange w:id="693" w:author="peifang ni" w:date="2026-06-12T18:00:00Z">
            <w:rPr>
              <w:rFonts w:hint="eastAsia"/>
            </w:rPr>
          </w:rPrChange>
        </w:rPr>
        <w:t>策略令牌，支持多跳委托）。该研究首次为</w:t>
      </w:r>
      <w:r>
        <w:rPr>
          <w:rFonts w:hint="eastAsia"/>
          <w:sz w:val="24"/>
          <w:rPrChange w:id="694" w:author="peifang ni" w:date="2026-06-12T18:00:00Z">
            <w:rPr>
              <w:rFonts w:hint="eastAsia"/>
            </w:rPr>
          </w:rPrChange>
        </w:rPr>
        <w:t xml:space="preserve"> MCP </w:t>
      </w:r>
      <w:r>
        <w:rPr>
          <w:rFonts w:hint="eastAsia"/>
          <w:sz w:val="24"/>
          <w:rPrChange w:id="695" w:author="peifang ni" w:date="2026-06-12T18:00:00Z">
            <w:rPr>
              <w:rFonts w:hint="eastAsia"/>
            </w:rPr>
          </w:rPrChange>
        </w:rPr>
        <w:t>与</w:t>
      </w:r>
      <w:r>
        <w:rPr>
          <w:rFonts w:hint="eastAsia"/>
          <w:sz w:val="24"/>
          <w:rPrChange w:id="696" w:author="peifang ni" w:date="2026-06-12T18:00:00Z">
            <w:rPr>
              <w:rFonts w:hint="eastAsia"/>
            </w:rPr>
          </w:rPrChange>
        </w:rPr>
        <w:t xml:space="preserve"> A2A </w:t>
      </w:r>
      <w:r>
        <w:rPr>
          <w:rFonts w:hint="eastAsia"/>
          <w:sz w:val="24"/>
          <w:rPrChange w:id="697" w:author="peifang ni" w:date="2026-06-12T18:00:00Z">
            <w:rPr>
              <w:rFonts w:hint="eastAsia"/>
            </w:rPr>
          </w:rPrChange>
        </w:rPr>
        <w:t>生态提供了统一的身份与可验证委托层，将智能体授权从“协议可选功能”提升为“架构级安全基础”，为后续智能体身份标准化及企业</w:t>
      </w:r>
      <w:r>
        <w:rPr>
          <w:rFonts w:hint="eastAsia"/>
          <w:sz w:val="24"/>
          <w:rPrChange w:id="698" w:author="peifang ni" w:date="2026-06-12T18:00:00Z">
            <w:rPr>
              <w:rFonts w:hint="eastAsia"/>
            </w:rPr>
          </w:rPrChange>
        </w:rPr>
        <w:t>级多智能体系统</w:t>
      </w:r>
      <w:r>
        <w:rPr>
          <w:rFonts w:hint="eastAsia"/>
          <w:sz w:val="24"/>
          <w:rPrChange w:id="699" w:author="peifang ni" w:date="2026-06-12T18:00:00Z">
            <w:rPr>
              <w:rFonts w:hint="eastAsia"/>
            </w:rPr>
          </w:rPrChange>
        </w:rPr>
        <w:t>的安全部署提供了关键理论支撑。</w:t>
      </w:r>
    </w:p>
    <w:p w14:paraId="28709C2C">
      <w:pPr>
        <w:spacing w:line="360" w:lineRule="auto"/>
        <w:ind w:firstLine="420"/>
        <w:rPr>
          <w:sz w:val="24"/>
          <w:rPrChange w:id="701" w:author="peifang ni" w:date="2026-06-12T18:00:00Z">
            <w:rPr/>
          </w:rPrChange>
        </w:rPr>
        <w:pPrChange w:id="700" w:author="peifang ni" w:date="2026-06-12T18:00:00Z">
          <w:pPr>
            <w:ind w:firstLine="420"/>
          </w:pPr>
        </w:pPrChange>
      </w:pPr>
      <w:r>
        <w:rPr>
          <w:rFonts w:hint="eastAsia"/>
          <w:sz w:val="24"/>
          <w:rPrChange w:id="702" w:author="peifang ni" w:date="2026-06-12T18:00:00Z">
            <w:rPr>
              <w:rFonts w:hint="eastAsia"/>
            </w:rPr>
          </w:rPrChange>
        </w:rPr>
        <w:t>Tallam</w:t>
      </w:r>
      <w:r>
        <w:rPr>
          <w:rFonts w:hint="eastAsia"/>
          <w:sz w:val="24"/>
          <w:rPrChange w:id="703" w:author="peifang ni" w:date="2026-06-12T18:00:00Z">
            <w:rPr>
              <w:rFonts w:hint="eastAsia"/>
            </w:rPr>
          </w:rPrChange>
        </w:rPr>
        <w:t>等人从架构层面提出了一个与提示注入互补且不可归约的新问题——授权传播</w:t>
      </w:r>
      <w:r>
        <w:rPr>
          <w:rFonts w:hint="eastAsia"/>
          <w:sz w:val="24"/>
          <w:rPrChange w:id="704" w:author="peifang ni" w:date="2026-06-12T18:00:00Z">
            <w:rPr>
              <w:rFonts w:hint="eastAsia"/>
            </w:rPr>
          </w:rPrChange>
        </w:rPr>
        <w:t>[46]</w:t>
      </w:r>
      <w:r>
        <w:rPr>
          <w:rFonts w:hint="eastAsia"/>
          <w:sz w:val="24"/>
          <w:rPrChange w:id="705" w:author="peifang ni" w:date="2026-06-12T18:00:00Z">
            <w:rPr>
              <w:rFonts w:hint="eastAsia"/>
            </w:rPr>
          </w:rPrChange>
        </w:rPr>
        <w:t>。该研究指出，当前安全讨论过度聚焦于提示注入攻击向量，而忽视了多智能</w:t>
      </w:r>
      <w:r>
        <w:rPr>
          <w:rFonts w:hint="eastAsia"/>
          <w:sz w:val="24"/>
          <w:rPrChange w:id="706" w:author="peifang ni" w:date="2026-06-12T18:00:00Z">
            <w:rPr>
              <w:rFonts w:hint="eastAsia"/>
            </w:rPr>
          </w:rPrChange>
        </w:rPr>
        <w:t>体系统</w:t>
      </w:r>
      <w:r>
        <w:rPr>
          <w:rFonts w:hint="eastAsia"/>
          <w:sz w:val="24"/>
          <w:rPrChange w:id="707" w:author="peifang ni" w:date="2026-06-12T18:00:00Z">
            <w:rPr>
              <w:rFonts w:hint="eastAsia"/>
            </w:rPr>
          </w:rPrChange>
        </w:rPr>
        <w:t>在正常运行过程中固有的授权架构缺陷。作者将授权传播形式化为三个子问题：传递性委托，即智能体在委托链中如何继承和衰减权限；聚合推理，即多个独立授权的数据访问在合成后可能暴露单独访问不会泄露的信息；以及时间有效性，即多步自主工作流执行过程中授权状态的动态维持问题。</w:t>
      </w:r>
      <w:r>
        <w:rPr>
          <w:sz w:val="24"/>
          <w:rPrChange w:id="708" w:author="peifang ni" w:date="2026-06-12T18:00:00Z">
            <w:rPr/>
          </w:rPrChange>
        </w:rPr>
        <w:t>该文将授权传播形式化为三个子问题：传递性委托的权限边界与累积抑制、多</w:t>
      </w:r>
      <w:r>
        <w:rPr>
          <w:sz w:val="24"/>
          <w:rPrChange w:id="709" w:author="peifang ni" w:date="2026-06-12T18:00:00Z">
            <w:rPr/>
          </w:rPrChange>
        </w:rPr>
        <w:t>源数据</w:t>
      </w:r>
      <w:r>
        <w:rPr>
          <w:sz w:val="24"/>
          <w:rPrChange w:id="710" w:author="peifang ni" w:date="2026-06-12T18:00:00Z">
            <w:rPr/>
          </w:rPrChange>
        </w:rPr>
        <w:t>聚合推理的授权判定、以及多步骤工作流中授权变更的时间有效性。基于此，作者推导出多智能体授权架构必须满足的七项结构要求，涵盖智能体作为第一类授权对象、显式有界委托、边界处授权评估、可执行聚合策略、</w:t>
      </w:r>
      <w:r>
        <w:rPr>
          <w:sz w:val="24"/>
          <w:rPrChange w:id="711" w:author="peifang ni" w:date="2026-06-12T18:00:00Z">
            <w:rPr/>
          </w:rPrChange>
        </w:rPr>
        <w:t>工作流级审计</w:t>
      </w:r>
      <w:r>
        <w:rPr>
          <w:sz w:val="24"/>
          <w:rPrChange w:id="712" w:author="peifang ni" w:date="2026-06-12T18:00:00Z">
            <w:rPr/>
          </w:rPrChange>
        </w:rPr>
        <w:t>轨迹、时间有效性策略决策以及合成图追溯恢复。研究进一步论证了现有模型的固有局限：</w:t>
      </w:r>
      <w:r>
        <w:rPr>
          <w:sz w:val="24"/>
          <w:rPrChange w:id="713" w:author="peifang ni" w:date="2026-06-12T18:00:00Z">
            <w:rPr/>
          </w:rPrChange>
        </w:rPr>
        <w:t xml:space="preserve">RBAC </w:t>
      </w:r>
      <w:r>
        <w:rPr>
          <w:sz w:val="24"/>
          <w:rPrChange w:id="714" w:author="peifang ni" w:date="2026-06-12T18:00:00Z">
            <w:rPr/>
          </w:rPrChange>
        </w:rPr>
        <w:t>静态角色无法表达委托链；</w:t>
      </w:r>
      <w:r>
        <w:rPr>
          <w:sz w:val="24"/>
          <w:rPrChange w:id="715" w:author="peifang ni" w:date="2026-06-12T18:00:00Z">
            <w:rPr/>
          </w:rPrChange>
        </w:rPr>
        <w:t xml:space="preserve">ABAC </w:t>
      </w:r>
      <w:r>
        <w:rPr>
          <w:sz w:val="24"/>
          <w:rPrChange w:id="716" w:author="peifang ni" w:date="2026-06-12T18:00:00Z">
            <w:rPr/>
          </w:rPrChange>
        </w:rPr>
        <w:t>按单次访问独立评估，无法约束</w:t>
      </w:r>
      <w:r>
        <w:rPr>
          <w:sz w:val="24"/>
          <w:rPrChange w:id="717" w:author="peifang ni" w:date="2026-06-12T18:00:00Z">
            <w:rPr/>
          </w:rPrChange>
        </w:rPr>
        <w:t>跨访问</w:t>
      </w:r>
      <w:r>
        <w:rPr>
          <w:sz w:val="24"/>
          <w:rPrChange w:id="718" w:author="peifang ni" w:date="2026-06-12T18:00:00Z">
            <w:rPr/>
          </w:rPrChange>
        </w:rPr>
        <w:t>聚合；</w:t>
      </w:r>
      <w:r>
        <w:rPr>
          <w:sz w:val="24"/>
          <w:rPrChange w:id="719" w:author="peifang ni" w:date="2026-06-12T18:00:00Z">
            <w:rPr/>
          </w:rPrChange>
        </w:rPr>
        <w:t xml:space="preserve">ReBAC </w:t>
      </w:r>
      <w:r>
        <w:rPr>
          <w:sz w:val="24"/>
          <w:rPrChange w:id="720" w:author="peifang ni" w:date="2026-06-12T18:00:00Z">
            <w:rPr/>
          </w:rPrChange>
        </w:rPr>
        <w:t>虽最接近需求，但缺乏对动态工作流、非人类主体及时间有效性的原生支持。作者据此提出</w:t>
      </w:r>
      <w:r>
        <w:rPr>
          <w:sz w:val="24"/>
          <w:rPrChange w:id="721" w:author="peifang ni" w:date="2026-06-12T18:00:00Z">
            <w:rPr/>
          </w:rPrChange>
        </w:rPr>
        <w:t>“</w:t>
      </w:r>
      <w:r>
        <w:rPr>
          <w:sz w:val="24"/>
          <w:rPrChange w:id="722" w:author="peifang ni" w:date="2026-06-12T18:00:00Z">
            <w:rPr/>
          </w:rPrChange>
        </w:rPr>
        <w:t>身份治理即基础设施</w:t>
      </w:r>
      <w:r>
        <w:rPr>
          <w:sz w:val="24"/>
          <w:rPrChange w:id="723" w:author="peifang ni" w:date="2026-06-12T18:00:00Z">
            <w:rPr/>
          </w:rPrChange>
        </w:rPr>
        <w:t>”</w:t>
      </w:r>
      <w:r>
        <w:rPr>
          <w:sz w:val="24"/>
          <w:rPrChange w:id="724" w:author="peifang ni" w:date="2026-06-12T18:00:00Z">
            <w:rPr/>
          </w:rPrChange>
        </w:rPr>
        <w:t>的核心主张，强调授权评估必须是持续进行的系统属性而非周期性网关检查，应在编排逻辑扩展前作为一等设计约束嵌入架构。来自企业</w:t>
      </w:r>
      <w:r>
        <w:rPr>
          <w:sz w:val="24"/>
          <w:rPrChange w:id="725" w:author="peifang ni" w:date="2026-06-12T18:00:00Z">
            <w:rPr/>
          </w:rPrChange>
        </w:rPr>
        <w:t xml:space="preserve"> AI </w:t>
      </w:r>
      <w:r>
        <w:rPr>
          <w:sz w:val="24"/>
          <w:rPrChange w:id="726" w:author="peifang ni" w:date="2026-06-12T18:00:00Z">
            <w:rPr/>
          </w:rPrChange>
        </w:rPr>
        <w:t>平台的初步证据表明，普通系统行为已能产生该模型所预测的授权边界失效。该研究首次从系统架构层面将多智能体授权问题从</w:t>
      </w:r>
      <w:r>
        <w:rPr>
          <w:sz w:val="24"/>
          <w:rPrChange w:id="727" w:author="peifang ni" w:date="2026-06-12T18:00:00Z">
            <w:rPr/>
          </w:rPrChange>
        </w:rPr>
        <w:t>“</w:t>
      </w:r>
      <w:r>
        <w:rPr>
          <w:sz w:val="24"/>
          <w:rPrChange w:id="728" w:author="peifang ni" w:date="2026-06-12T18:00:00Z">
            <w:rPr/>
          </w:rPrChange>
        </w:rPr>
        <w:t>攻击向量防御</w:t>
      </w:r>
      <w:r>
        <w:rPr>
          <w:sz w:val="24"/>
          <w:rPrChange w:id="729" w:author="peifang ni" w:date="2026-06-12T18:00:00Z">
            <w:rPr/>
          </w:rPrChange>
        </w:rPr>
        <w:t>”</w:t>
      </w:r>
      <w:r>
        <w:rPr>
          <w:sz w:val="24"/>
          <w:rPrChange w:id="730" w:author="peifang ni" w:date="2026-06-12T18:00:00Z">
            <w:rPr/>
          </w:rPrChange>
        </w:rPr>
        <w:t>提升至</w:t>
      </w:r>
      <w:r>
        <w:rPr>
          <w:sz w:val="24"/>
          <w:rPrChange w:id="731" w:author="peifang ni" w:date="2026-06-12T18:00:00Z">
            <w:rPr/>
          </w:rPrChange>
        </w:rPr>
        <w:t>“</w:t>
      </w:r>
      <w:r>
        <w:rPr>
          <w:sz w:val="24"/>
          <w:rPrChange w:id="732" w:author="peifang ni" w:date="2026-06-12T18:00:00Z">
            <w:rPr/>
          </w:rPrChange>
        </w:rPr>
        <w:t>结构性基础设施设计</w:t>
      </w:r>
      <w:r>
        <w:rPr>
          <w:sz w:val="24"/>
          <w:rPrChange w:id="733" w:author="peifang ni" w:date="2026-06-12T18:00:00Z">
            <w:rPr/>
          </w:rPrChange>
        </w:rPr>
        <w:t>”</w:t>
      </w:r>
      <w:r>
        <w:rPr>
          <w:sz w:val="24"/>
          <w:rPrChange w:id="734" w:author="peifang ni" w:date="2026-06-12T18:00:00Z">
            <w:rPr/>
          </w:rPrChange>
        </w:rPr>
        <w:t>高度，为后续智能体授权协议研究提供了形式化的问题分解与治理范式，对当前</w:t>
      </w:r>
      <w:r>
        <w:rPr>
          <w:sz w:val="24"/>
          <w:rPrChange w:id="735" w:author="peifang ni" w:date="2026-06-12T18:00:00Z">
            <w:rPr/>
          </w:rPrChange>
        </w:rPr>
        <w:t xml:space="preserve"> IETF </w:t>
      </w:r>
      <w:r>
        <w:rPr>
          <w:sz w:val="24"/>
          <w:rPrChange w:id="736" w:author="peifang ni" w:date="2026-06-12T18:00:00Z">
            <w:rPr/>
          </w:rPrChange>
        </w:rPr>
        <w:t>相关草案及</w:t>
      </w:r>
      <w:r>
        <w:rPr>
          <w:sz w:val="24"/>
          <w:rPrChange w:id="737" w:author="peifang ni" w:date="2026-06-12T18:00:00Z">
            <w:rPr/>
          </w:rPrChange>
        </w:rPr>
        <w:t>企业级多智</w:t>
      </w:r>
      <w:r>
        <w:rPr>
          <w:sz w:val="24"/>
          <w:rPrChange w:id="738" w:author="peifang ni" w:date="2026-06-12T18:00:00Z">
            <w:rPr/>
          </w:rPrChange>
        </w:rPr>
        <w:t>能</w:t>
      </w:r>
      <w:r>
        <w:rPr>
          <w:sz w:val="24"/>
          <w:rPrChange w:id="739" w:author="peifang ni" w:date="2026-06-12T18:00:00Z">
            <w:rPr/>
          </w:rPrChange>
        </w:rPr>
        <w:t>体平台的安全架构设计具有重要指导意义。</w:t>
      </w:r>
    </w:p>
    <w:p w14:paraId="7650953E">
      <w:pPr>
        <w:spacing w:line="360" w:lineRule="auto"/>
        <w:rPr>
          <w:sz w:val="24"/>
          <w:rPrChange w:id="741" w:author="peifang ni" w:date="2026-06-12T18:00:00Z">
            <w:rPr/>
          </w:rPrChange>
        </w:rPr>
        <w:pPrChange w:id="740" w:author="peifang ni" w:date="2026-06-12T18:00:00Z">
          <w:pPr/>
        </w:pPrChange>
      </w:pPr>
      <w:r>
        <w:rPr>
          <w:rFonts w:hint="eastAsia"/>
          <w:sz w:val="24"/>
          <w:rPrChange w:id="742" w:author="peifang ni" w:date="2026-06-12T18:00:00Z">
            <w:rPr>
              <w:rFonts w:hint="eastAsia"/>
            </w:rPr>
          </w:rPrChange>
        </w:rPr>
        <w:br w:type="page"/>
      </w:r>
    </w:p>
    <w:p w14:paraId="17E2E02F">
      <w:pPr>
        <w:spacing w:line="360" w:lineRule="auto"/>
        <w:jc w:val="center"/>
        <w:rPr>
          <w:sz w:val="24"/>
          <w:rPrChange w:id="744" w:author="peifang ni" w:date="2026-06-12T18:00:00Z">
            <w:rPr/>
          </w:rPrChange>
        </w:rPr>
        <w:pPrChange w:id="743" w:author="peifang ni" w:date="2026-06-12T18:00:00Z">
          <w:pPr>
            <w:jc w:val="center"/>
          </w:pPr>
        </w:pPrChange>
      </w:pPr>
      <w:r>
        <w:rPr>
          <w:rFonts w:hint="eastAsia"/>
          <w:b/>
          <w:bCs/>
          <w:sz w:val="24"/>
          <w:szCs w:val="24"/>
          <w:rPrChange w:id="745" w:author="peifang ni" w:date="2026-06-12T18:00:00Z">
            <w:rPr>
              <w:rFonts w:hint="eastAsia"/>
              <w:b/>
              <w:bCs/>
              <w:sz w:val="32"/>
              <w:szCs w:val="32"/>
            </w:rPr>
          </w:rPrChange>
        </w:rPr>
        <w:t>主要研究内容</w:t>
      </w:r>
    </w:p>
    <w:p w14:paraId="4119C052">
      <w:pPr>
        <w:spacing w:line="360" w:lineRule="auto"/>
        <w:ind w:firstLine="420"/>
        <w:rPr>
          <w:sz w:val="24"/>
          <w:rPrChange w:id="747" w:author="peifang ni" w:date="2026-06-12T18:00:00Z">
            <w:rPr/>
          </w:rPrChange>
        </w:rPr>
        <w:pPrChange w:id="746" w:author="peifang ni" w:date="2026-06-12T18:00:00Z">
          <w:pPr>
            <w:ind w:firstLine="420"/>
          </w:pPr>
        </w:pPrChange>
      </w:pPr>
      <w:r>
        <w:rPr>
          <w:rFonts w:hint="eastAsia"/>
          <w:sz w:val="24"/>
          <w:rPrChange w:id="748" w:author="peifang ni" w:date="2026-06-12T18:00:00Z">
            <w:rPr>
              <w:rFonts w:hint="eastAsia"/>
            </w:rPr>
          </w:rPrChange>
        </w:rPr>
        <w:t>尽管目前许多工作提出新型授</w:t>
      </w:r>
      <w:bookmarkStart w:id="0" w:name="_GoBack"/>
      <w:bookmarkEnd w:id="0"/>
      <w:r>
        <w:rPr>
          <w:rFonts w:hint="eastAsia"/>
          <w:sz w:val="24"/>
          <w:rPrChange w:id="748" w:author="peifang ni" w:date="2026-06-12T18:00:00Z">
            <w:rPr>
              <w:rFonts w:hint="eastAsia"/>
            </w:rPr>
          </w:rPrChange>
        </w:rPr>
        <w:t>权框架或者授权协议，但这些工作主要集中在</w:t>
      </w:r>
      <w:ins w:id="749" w:author="peifang ni" w:date="2026-06-12T10:25:00Z">
        <w:r>
          <w:rPr>
            <w:rFonts w:hint="eastAsia"/>
            <w:sz w:val="24"/>
            <w:rPrChange w:id="750" w:author="peifang ni" w:date="2026-06-12T18:00:00Z">
              <w:rPr>
                <w:rFonts w:hint="eastAsia"/>
              </w:rPr>
            </w:rPrChange>
          </w:rPr>
          <w:t>（？）</w:t>
        </w:r>
      </w:ins>
      <w:r>
        <w:rPr>
          <w:rFonts w:hint="eastAsia"/>
          <w:sz w:val="24"/>
          <w:rPrChange w:id="751" w:author="peifang ni" w:date="2026-06-12T18:00:00Z">
            <w:rPr>
              <w:rFonts w:hint="eastAsia"/>
            </w:rPr>
          </w:rPrChange>
        </w:rPr>
        <w:t>并未注意到目前智能</w:t>
      </w:r>
      <w:r>
        <w:rPr>
          <w:rFonts w:hint="eastAsia"/>
          <w:sz w:val="24"/>
          <w:rPrChange w:id="752" w:author="peifang ni" w:date="2026-06-12T18:00:00Z">
            <w:rPr>
              <w:rFonts w:hint="eastAsia"/>
            </w:rPr>
          </w:rPrChange>
        </w:rPr>
        <w:t>体任务</w:t>
      </w:r>
      <w:r>
        <w:rPr>
          <w:rFonts w:hint="eastAsia"/>
          <w:sz w:val="24"/>
          <w:rPrChange w:id="753" w:author="peifang ni" w:date="2026-06-12T18:00:00Z">
            <w:rPr>
              <w:rFonts w:hint="eastAsia"/>
            </w:rPr>
          </w:rPrChange>
        </w:rPr>
        <w:t>的复杂性</w:t>
      </w:r>
      <w:ins w:id="754" w:author="peifang ni" w:date="2026-06-12T10:27:00Z">
        <w:r>
          <w:rPr>
            <w:rFonts w:hint="eastAsia"/>
            <w:sz w:val="24"/>
            <w:rPrChange w:id="755" w:author="peifang ni" w:date="2026-06-12T18:00:00Z">
              <w:rPr>
                <w:rFonts w:hint="eastAsia"/>
              </w:rPr>
            </w:rPrChange>
          </w:rPr>
          <w:t>、不能适配</w:t>
        </w:r>
      </w:ins>
      <w:del w:id="756" w:author="peifang ni" w:date="2026-06-12T10:27:00Z">
        <w:r>
          <w:rPr>
            <w:rFonts w:hint="eastAsia"/>
            <w:sz w:val="24"/>
            <w:rPrChange w:id="757" w:author="peifang ni" w:date="2026-06-12T18:00:00Z">
              <w:rPr>
                <w:rFonts w:hint="eastAsia"/>
              </w:rPr>
            </w:rPrChange>
          </w:rPr>
          <w:delText>，均未针对</w:delText>
        </w:r>
      </w:del>
      <w:r>
        <w:rPr>
          <w:rFonts w:hint="eastAsia"/>
          <w:sz w:val="24"/>
          <w:rPrChange w:id="758" w:author="peifang ni" w:date="2026-06-12T18:00:00Z">
            <w:rPr>
              <w:rFonts w:hint="eastAsia"/>
            </w:rPr>
          </w:rPrChange>
        </w:rPr>
        <w:t>新型智能</w:t>
      </w:r>
      <w:r>
        <w:rPr>
          <w:rFonts w:hint="eastAsia"/>
          <w:sz w:val="24"/>
          <w:rPrChange w:id="759" w:author="peifang ni" w:date="2026-06-12T18:00:00Z">
            <w:rPr>
              <w:rFonts w:hint="eastAsia"/>
            </w:rPr>
          </w:rPrChange>
        </w:rPr>
        <w:t>体任务</w:t>
      </w:r>
      <w:ins w:id="760" w:author="peifang ni" w:date="2026-06-12T10:28:00Z">
        <w:r>
          <w:rPr>
            <w:rFonts w:hint="eastAsia"/>
            <w:sz w:val="24"/>
            <w:rPrChange w:id="761" w:author="peifang ni" w:date="2026-06-12T18:00:00Z">
              <w:rPr>
                <w:rFonts w:hint="eastAsia"/>
              </w:rPr>
            </w:rPrChange>
          </w:rPr>
          <w:t>执行的自主特性</w:t>
        </w:r>
      </w:ins>
      <w:del w:id="762" w:author="peifang ni" w:date="2026-06-12T10:28:00Z">
        <w:r>
          <w:rPr>
            <w:rFonts w:hint="eastAsia"/>
            <w:sz w:val="24"/>
            <w:rPrChange w:id="763" w:author="peifang ni" w:date="2026-06-12T18:00:00Z">
              <w:rPr>
                <w:rFonts w:hint="eastAsia"/>
              </w:rPr>
            </w:rPrChange>
          </w:rPr>
          <w:delText>所需的新型需求改进已有授权框架</w:delText>
        </w:r>
      </w:del>
      <w:r>
        <w:rPr>
          <w:rFonts w:hint="eastAsia"/>
          <w:sz w:val="24"/>
          <w:rPrChange w:id="764" w:author="peifang ni" w:date="2026-06-12T18:00:00Z">
            <w:rPr>
              <w:rFonts w:hint="eastAsia"/>
            </w:rPr>
          </w:rPrChange>
        </w:rPr>
        <w:t>。首先，现有工作均未对授权服务器授予的权限</w:t>
      </w:r>
      <w:r>
        <w:rPr>
          <w:rFonts w:hint="eastAsia"/>
          <w:sz w:val="24"/>
          <w:rPrChange w:id="765" w:author="peifang ni" w:date="2026-06-12T18:00:00Z">
            <w:rPr>
              <w:rFonts w:hint="eastAsia"/>
            </w:rPr>
          </w:rPrChange>
        </w:rPr>
        <w:t>进行降权处理</w:t>
      </w:r>
      <w:r>
        <w:rPr>
          <w:rFonts w:hint="eastAsia"/>
          <w:sz w:val="24"/>
          <w:rPrChange w:id="766" w:author="peifang ni" w:date="2026-06-12T18:00:00Z">
            <w:rPr>
              <w:rFonts w:hint="eastAsia"/>
            </w:rPr>
          </w:rPrChange>
        </w:rPr>
        <w:t>。目前智能体的授权模式是对智能体的宽泛授权，而不是对智能体的精确授权，</w:t>
      </w:r>
      <w:r>
        <w:rPr>
          <w:rFonts w:hint="eastAsia"/>
          <w:sz w:val="24"/>
          <w:rPrChange w:id="767" w:author="peifang ni" w:date="2026-06-12T18:00:00Z">
            <w:rPr>
              <w:rFonts w:hint="eastAsia"/>
            </w:rPr>
          </w:rPrChange>
        </w:rPr>
        <w:t>这种宽权授予</w:t>
      </w:r>
      <w:r>
        <w:rPr>
          <w:rFonts w:hint="eastAsia"/>
          <w:sz w:val="24"/>
          <w:rPrChange w:id="768" w:author="peifang ni" w:date="2026-06-12T18:00:00Z">
            <w:rPr>
              <w:rFonts w:hint="eastAsia"/>
            </w:rPr>
          </w:rPrChange>
        </w:rPr>
        <w:t>是过度授权的根源，</w:t>
      </w:r>
      <w:ins w:id="769" w:author="peifang ni" w:date="2026-06-12T10:33:00Z">
        <w:r>
          <w:rPr>
            <w:rFonts w:hint="eastAsia"/>
            <w:sz w:val="24"/>
            <w:rPrChange w:id="770" w:author="peifang ni" w:date="2026-06-12T18:00:00Z">
              <w:rPr>
                <w:rFonts w:hint="eastAsia"/>
              </w:rPr>
            </w:rPrChange>
          </w:rPr>
          <w:t>导致具有强自主性的智能</w:t>
        </w:r>
      </w:ins>
      <w:ins w:id="771" w:author="peifang ni" w:date="2026-06-12T10:33:00Z">
        <w:r>
          <w:rPr>
            <w:rFonts w:hint="eastAsia"/>
            <w:sz w:val="24"/>
            <w:rPrChange w:id="772" w:author="peifang ni" w:date="2026-06-12T18:00:00Z">
              <w:rPr>
                <w:rFonts w:hint="eastAsia"/>
              </w:rPr>
            </w:rPrChange>
          </w:rPr>
          <w:t>体</w:t>
        </w:r>
      </w:ins>
      <w:ins w:id="773" w:author="peifang ni" w:date="2026-06-12T10:34:00Z">
        <w:r>
          <w:rPr>
            <w:rFonts w:hint="eastAsia"/>
            <w:sz w:val="24"/>
            <w:rPrChange w:id="774" w:author="peifang ni" w:date="2026-06-12T18:00:00Z">
              <w:rPr>
                <w:rFonts w:hint="eastAsia"/>
              </w:rPr>
            </w:rPrChange>
          </w:rPr>
          <w:t>利用</w:t>
        </w:r>
      </w:ins>
      <w:ins w:id="775" w:author="peifang ni" w:date="2026-06-12T10:35:00Z">
        <w:r>
          <w:rPr>
            <w:rFonts w:hint="eastAsia"/>
            <w:sz w:val="24"/>
            <w:rPrChange w:id="776" w:author="peifang ni" w:date="2026-06-12T18:00:00Z">
              <w:rPr>
                <w:rFonts w:hint="eastAsia"/>
              </w:rPr>
            </w:rPrChange>
          </w:rPr>
          <w:t>宽泛权限任意执行</w:t>
        </w:r>
      </w:ins>
      <w:ins w:id="777" w:author="peifang ni" w:date="2026-06-12T10:37:00Z">
        <w:r>
          <w:rPr>
            <w:rFonts w:hint="eastAsia"/>
            <w:sz w:val="24"/>
            <w:rPrChange w:id="778" w:author="peifang ni" w:date="2026-06-12T18:00:00Z">
              <w:rPr>
                <w:rFonts w:hint="eastAsia"/>
              </w:rPr>
            </w:rPrChange>
          </w:rPr>
          <w:t>操作，</w:t>
        </w:r>
      </w:ins>
      <w:r>
        <w:rPr>
          <w:rFonts w:hint="eastAsia"/>
          <w:sz w:val="24"/>
          <w:rPrChange w:id="779" w:author="peifang ni" w:date="2026-06-12T18:00:00Z">
            <w:rPr>
              <w:rFonts w:hint="eastAsia"/>
            </w:rPr>
          </w:rPrChange>
        </w:rPr>
        <w:t>因此需要</w:t>
      </w:r>
      <w:ins w:id="780" w:author="peifang ni" w:date="2026-06-12T10:38:00Z">
        <w:r>
          <w:rPr>
            <w:rFonts w:hint="eastAsia"/>
            <w:sz w:val="24"/>
            <w:rPrChange w:id="781" w:author="peifang ni" w:date="2026-06-12T18:00:00Z">
              <w:rPr>
                <w:rFonts w:hint="eastAsia"/>
              </w:rPr>
            </w:rPrChange>
          </w:rPr>
          <w:t>精确</w:t>
        </w:r>
      </w:ins>
      <w:ins w:id="782" w:author="peifang ni" w:date="2026-06-12T10:48:00Z">
        <w:r>
          <w:rPr>
            <w:rFonts w:hint="eastAsia"/>
            <w:sz w:val="24"/>
            <w:rPrChange w:id="783" w:author="peifang ni" w:date="2026-06-12T18:00:00Z">
              <w:rPr>
                <w:rFonts w:hint="eastAsia"/>
              </w:rPr>
            </w:rPrChange>
          </w:rPr>
          <w:t>界定权限边界</w:t>
        </w:r>
      </w:ins>
      <w:ins w:id="784" w:author="peifang ni" w:date="2026-06-12T10:38:00Z">
        <w:r>
          <w:rPr>
            <w:rFonts w:hint="eastAsia"/>
            <w:sz w:val="24"/>
            <w:rPrChange w:id="785" w:author="peifang ni" w:date="2026-06-12T18:00:00Z">
              <w:rPr>
                <w:rFonts w:hint="eastAsia"/>
              </w:rPr>
            </w:rPrChange>
          </w:rPr>
          <w:t>实现对智能体的紧授权</w:t>
        </w:r>
      </w:ins>
      <w:del w:id="786" w:author="peifang ni" w:date="2026-06-12T10:38:00Z">
        <w:r>
          <w:rPr>
            <w:rFonts w:hint="eastAsia"/>
            <w:sz w:val="24"/>
            <w:rPrChange w:id="787" w:author="peifang ni" w:date="2026-06-12T18:00:00Z">
              <w:rPr>
                <w:rFonts w:hint="eastAsia"/>
              </w:rPr>
            </w:rPrChange>
          </w:rPr>
          <w:delText>对授权服务器的宽泛权限降权处理</w:delText>
        </w:r>
      </w:del>
      <w:r>
        <w:rPr>
          <w:rFonts w:hint="eastAsia"/>
          <w:sz w:val="24"/>
          <w:rPrChange w:id="788" w:author="peifang ni" w:date="2026-06-12T18:00:00Z">
            <w:rPr>
              <w:rFonts w:hint="eastAsia"/>
            </w:rPr>
          </w:rPrChange>
        </w:rPr>
        <w:t>。例如用户给智能</w:t>
      </w:r>
      <w:r>
        <w:rPr>
          <w:rFonts w:hint="eastAsia"/>
          <w:sz w:val="24"/>
          <w:rPrChange w:id="789" w:author="peifang ni" w:date="2026-06-12T18:00:00Z">
            <w:rPr>
              <w:rFonts w:hint="eastAsia"/>
            </w:rPr>
          </w:rPrChange>
        </w:rPr>
        <w:t>体分配</w:t>
      </w:r>
      <w:r>
        <w:rPr>
          <w:rFonts w:hint="eastAsia"/>
          <w:sz w:val="24"/>
          <w:rPrChange w:id="790" w:author="peifang ni" w:date="2026-06-12T18:00:00Z">
            <w:rPr>
              <w:rFonts w:hint="eastAsia"/>
            </w:rPr>
          </w:rPrChange>
        </w:rPr>
        <w:t>一个发通知邮件给某几个邮箱的任务时，目前的授权模式是给用户授予一个宽泛的发邮件的权限，而用户仅希望授予智能体一个精确的发邮件给对应邮箱</w:t>
      </w:r>
      <w:ins w:id="791" w:author="peifang ni" w:date="2026-06-12T10:39:00Z">
        <w:r>
          <w:rPr>
            <w:rFonts w:hint="eastAsia"/>
            <w:sz w:val="24"/>
            <w:rPrChange w:id="792" w:author="peifang ni" w:date="2026-06-12T18:00:00Z">
              <w:rPr>
                <w:rFonts w:hint="eastAsia"/>
              </w:rPr>
            </w:rPrChange>
          </w:rPr>
          <w:t>地址</w:t>
        </w:r>
      </w:ins>
      <w:r>
        <w:rPr>
          <w:rFonts w:hint="eastAsia"/>
          <w:sz w:val="24"/>
          <w:rPrChange w:id="793" w:author="peifang ni" w:date="2026-06-12T18:00:00Z">
            <w:rPr>
              <w:rFonts w:hint="eastAsia"/>
            </w:rPr>
          </w:rPrChange>
        </w:rPr>
        <w:t>的权限，因此需要将智能</w:t>
      </w:r>
      <w:r>
        <w:rPr>
          <w:rFonts w:hint="eastAsia"/>
          <w:sz w:val="24"/>
          <w:rPrChange w:id="794" w:author="peifang ni" w:date="2026-06-12T18:00:00Z">
            <w:rPr>
              <w:rFonts w:hint="eastAsia"/>
            </w:rPr>
          </w:rPrChange>
        </w:rPr>
        <w:t>体获得</w:t>
      </w:r>
      <w:r>
        <w:rPr>
          <w:rFonts w:hint="eastAsia"/>
          <w:sz w:val="24"/>
          <w:rPrChange w:id="795" w:author="peifang ni" w:date="2026-06-12T18:00:00Z">
            <w:rPr>
              <w:rFonts w:hint="eastAsia"/>
            </w:rPr>
          </w:rPrChange>
        </w:rPr>
        <w:t>的发邮件权限</w:t>
      </w:r>
      <w:del w:id="796" w:author="peifang ni" w:date="2026-06-12T10:39:00Z">
        <w:r>
          <w:rPr>
            <w:rFonts w:hint="eastAsia"/>
            <w:sz w:val="24"/>
            <w:rPrChange w:id="797" w:author="peifang ni" w:date="2026-06-12T18:00:00Z">
              <w:rPr>
                <w:rFonts w:hint="eastAsia"/>
              </w:rPr>
            </w:rPrChange>
          </w:rPr>
          <w:delText>降权得</w:delText>
        </w:r>
      </w:del>
      <w:ins w:id="798" w:author="peifang ni" w:date="2026-06-12T10:39:00Z">
        <w:r>
          <w:rPr>
            <w:rFonts w:hint="eastAsia"/>
            <w:sz w:val="24"/>
            <w:rPrChange w:id="799" w:author="peifang ni" w:date="2026-06-12T18:00:00Z">
              <w:rPr>
                <w:rFonts w:hint="eastAsia"/>
              </w:rPr>
            </w:rPrChange>
          </w:rPr>
          <w:t>精确</w:t>
        </w:r>
      </w:ins>
      <w:r>
        <w:rPr>
          <w:rFonts w:hint="eastAsia"/>
          <w:sz w:val="24"/>
          <w:rPrChange w:id="800" w:author="peifang ni" w:date="2026-06-12T18:00:00Z">
            <w:rPr>
              <w:rFonts w:hint="eastAsia"/>
            </w:rPr>
          </w:rPrChange>
        </w:rPr>
        <w:t>到发邮件给</w:t>
      </w:r>
      <w:del w:id="801" w:author="peifang ni" w:date="2026-06-12T10:39:00Z">
        <w:r>
          <w:rPr>
            <w:rFonts w:hint="eastAsia"/>
            <w:sz w:val="24"/>
            <w:rPrChange w:id="802" w:author="peifang ni" w:date="2026-06-12T18:00:00Z">
              <w:rPr>
                <w:rFonts w:hint="eastAsia"/>
              </w:rPr>
            </w:rPrChange>
          </w:rPr>
          <w:delText>对应</w:delText>
        </w:r>
      </w:del>
      <w:ins w:id="803" w:author="peifang ni" w:date="2026-06-12T10:39:00Z">
        <w:r>
          <w:rPr>
            <w:rFonts w:hint="eastAsia"/>
            <w:sz w:val="24"/>
            <w:rPrChange w:id="804" w:author="peifang ni" w:date="2026-06-12T18:00:00Z">
              <w:rPr>
                <w:rFonts w:hint="eastAsia"/>
              </w:rPr>
            </w:rPrChange>
          </w:rPr>
          <w:t>确定</w:t>
        </w:r>
      </w:ins>
      <w:r>
        <w:rPr>
          <w:rFonts w:hint="eastAsia"/>
          <w:sz w:val="24"/>
          <w:rPrChange w:id="805" w:author="peifang ni" w:date="2026-06-12T18:00:00Z">
            <w:rPr>
              <w:rFonts w:hint="eastAsia"/>
            </w:rPr>
          </w:rPrChange>
        </w:rPr>
        <w:t>用户；其次，</w:t>
      </w:r>
      <w:ins w:id="806" w:author="peifang ni" w:date="2026-06-12T10:46:00Z">
        <w:r>
          <w:rPr>
            <w:rFonts w:hint="eastAsia"/>
            <w:sz w:val="24"/>
            <w:rPrChange w:id="807" w:author="peifang ni" w:date="2026-06-12T18:00:00Z">
              <w:rPr>
                <w:rFonts w:hint="eastAsia"/>
              </w:rPr>
            </w:rPrChange>
          </w:rPr>
          <w:t>有序多任务执行环境下，</w:t>
        </w:r>
      </w:ins>
      <w:ins w:id="808" w:author="peifang ni" w:date="2026-06-12T10:51:00Z">
        <w:r>
          <w:rPr>
            <w:rFonts w:hint="eastAsia"/>
            <w:sz w:val="24"/>
            <w:rPrChange w:id="809" w:author="peifang ni" w:date="2026-06-12T18:00:00Z">
              <w:rPr>
                <w:rFonts w:hint="eastAsia"/>
              </w:rPr>
            </w:rPrChange>
          </w:rPr>
          <w:t>目前</w:t>
        </w:r>
      </w:ins>
      <w:ins w:id="810" w:author="peifang ni" w:date="2026-06-12T10:52:00Z">
        <w:r>
          <w:rPr>
            <w:rFonts w:hint="eastAsia"/>
            <w:sz w:val="24"/>
            <w:rPrChange w:id="811" w:author="peifang ni" w:date="2026-06-12T18:00:00Z">
              <w:rPr>
                <w:rFonts w:hint="eastAsia"/>
              </w:rPr>
            </w:rPrChange>
          </w:rPr>
          <w:t>智能</w:t>
        </w:r>
      </w:ins>
      <w:ins w:id="812" w:author="peifang ni" w:date="2026-06-12T10:52:00Z">
        <w:r>
          <w:rPr>
            <w:rFonts w:hint="eastAsia"/>
            <w:sz w:val="24"/>
            <w:rPrChange w:id="813" w:author="peifang ni" w:date="2026-06-12T18:00:00Z">
              <w:rPr>
                <w:rFonts w:hint="eastAsia"/>
              </w:rPr>
            </w:rPrChange>
          </w:rPr>
          <w:t>体同时</w:t>
        </w:r>
      </w:ins>
      <w:ins w:id="814" w:author="peifang ni" w:date="2026-06-12T10:52:00Z">
        <w:r>
          <w:rPr>
            <w:rFonts w:hint="eastAsia"/>
            <w:sz w:val="24"/>
            <w:rPrChange w:id="815" w:author="peifang ni" w:date="2026-06-12T18:00:00Z">
              <w:rPr>
                <w:rFonts w:hint="eastAsia"/>
              </w:rPr>
            </w:rPrChange>
          </w:rPr>
          <w:t>授权相应任务执行权限，导致</w:t>
        </w:r>
      </w:ins>
      <w:ins w:id="816" w:author="peifang ni" w:date="2026-06-12T10:53:00Z">
        <w:r>
          <w:rPr>
            <w:rFonts w:hint="eastAsia"/>
            <w:sz w:val="24"/>
            <w:rPrChange w:id="817" w:author="peifang ni" w:date="2026-06-12T18:00:00Z">
              <w:rPr>
                <w:rFonts w:hint="eastAsia"/>
              </w:rPr>
            </w:rPrChange>
          </w:rPr>
          <w:t>具有强自主性的智能</w:t>
        </w:r>
      </w:ins>
      <w:ins w:id="818" w:author="peifang ni" w:date="2026-06-12T10:53:00Z">
        <w:r>
          <w:rPr>
            <w:rFonts w:hint="eastAsia"/>
            <w:sz w:val="24"/>
            <w:rPrChange w:id="819" w:author="peifang ni" w:date="2026-06-12T18:00:00Z">
              <w:rPr>
                <w:rFonts w:hint="eastAsia"/>
              </w:rPr>
            </w:rPrChange>
          </w:rPr>
          <w:t>体</w:t>
        </w:r>
      </w:ins>
      <w:ins w:id="820" w:author="peifang ni" w:date="2026-06-12T10:54:00Z">
        <w:r>
          <w:rPr>
            <w:rFonts w:hint="eastAsia"/>
            <w:sz w:val="24"/>
            <w:rPrChange w:id="821" w:author="peifang ni" w:date="2026-06-12T18:00:00Z">
              <w:rPr>
                <w:rFonts w:hint="eastAsia"/>
              </w:rPr>
            </w:rPrChange>
          </w:rPr>
          <w:t>实施</w:t>
        </w:r>
      </w:ins>
      <w:ins w:id="822" w:author="peifang ni" w:date="2026-06-12T10:55:00Z">
        <w:r>
          <w:rPr>
            <w:rFonts w:hint="eastAsia"/>
            <w:sz w:val="24"/>
            <w:rPrChange w:id="823" w:author="peifang ni" w:date="2026-06-12T18:00:00Z">
              <w:rPr>
                <w:rFonts w:hint="eastAsia"/>
              </w:rPr>
            </w:rPrChange>
          </w:rPr>
          <w:t>序列混乱、步骤跳跃等攻击，因此需要</w:t>
        </w:r>
      </w:ins>
      <w:ins w:id="824" w:author="peifang ni" w:date="2026-06-12T10:56:00Z">
        <w:r>
          <w:rPr>
            <w:rFonts w:hint="eastAsia"/>
            <w:sz w:val="24"/>
            <w:rPrChange w:id="825" w:author="peifang ni" w:date="2026-06-12T18:00:00Z">
              <w:rPr>
                <w:rFonts w:hint="eastAsia"/>
              </w:rPr>
            </w:rPrChange>
          </w:rPr>
          <w:t>精确定义序列任务中权限</w:t>
        </w:r>
      </w:ins>
      <w:ins w:id="826" w:author="peifang ni" w:date="2026-06-12T10:57:00Z">
        <w:r>
          <w:rPr>
            <w:rFonts w:hint="eastAsia"/>
            <w:sz w:val="24"/>
            <w:rPrChange w:id="827" w:author="peifang ni" w:date="2026-06-12T18:00:00Z">
              <w:rPr>
                <w:rFonts w:hint="eastAsia"/>
              </w:rPr>
            </w:rPrChange>
          </w:rPr>
          <w:t>生效依赖关系，确保</w:t>
        </w:r>
      </w:ins>
      <w:del w:id="828" w:author="peifang ni" w:date="2026-06-12T10:57:00Z">
        <w:r>
          <w:rPr>
            <w:rFonts w:hint="eastAsia"/>
            <w:sz w:val="24"/>
            <w:rPrChange w:id="829" w:author="peifang ni" w:date="2026-06-12T18:00:00Z">
              <w:rPr>
                <w:rFonts w:hint="eastAsia"/>
              </w:rPr>
            </w:rPrChange>
          </w:rPr>
          <w:delText>智能体在完成多个有序任务时，智能体的任务需要拆分成多个序列相关的子任务时，智能体面向任务的授权应满足顺序性，保障</w:delText>
        </w:r>
      </w:del>
      <w:r>
        <w:rPr>
          <w:rFonts w:hint="eastAsia"/>
          <w:sz w:val="24"/>
          <w:rPrChange w:id="830" w:author="peifang ni" w:date="2026-06-12T18:00:00Z">
            <w:rPr>
              <w:rFonts w:hint="eastAsia"/>
            </w:rPr>
          </w:rPrChange>
        </w:rPr>
        <w:t>前置任务完成与后置任务授权</w:t>
      </w:r>
      <w:del w:id="831" w:author="peifang ni" w:date="2026-06-12T10:57:00Z">
        <w:r>
          <w:rPr>
            <w:rFonts w:hint="eastAsia"/>
            <w:sz w:val="24"/>
            <w:rPrChange w:id="832" w:author="peifang ni" w:date="2026-06-12T18:00:00Z">
              <w:rPr>
                <w:rFonts w:hint="eastAsia"/>
              </w:rPr>
            </w:rPrChange>
          </w:rPr>
          <w:delText>获取</w:delText>
        </w:r>
      </w:del>
      <w:ins w:id="833" w:author="peifang ni" w:date="2026-06-12T10:57:00Z">
        <w:r>
          <w:rPr>
            <w:rFonts w:hint="eastAsia"/>
            <w:sz w:val="24"/>
            <w:rPrChange w:id="834" w:author="peifang ni" w:date="2026-06-12T18:00:00Z">
              <w:rPr>
                <w:rFonts w:hint="eastAsia"/>
              </w:rPr>
            </w:rPrChange>
          </w:rPr>
          <w:t>生效</w:t>
        </w:r>
      </w:ins>
      <w:r>
        <w:rPr>
          <w:rFonts w:hint="eastAsia"/>
          <w:sz w:val="24"/>
          <w:rPrChange w:id="835" w:author="peifang ni" w:date="2026-06-12T18:00:00Z">
            <w:rPr>
              <w:rFonts w:hint="eastAsia"/>
            </w:rPr>
          </w:rPrChange>
        </w:rPr>
        <w:t>的原子性</w:t>
      </w:r>
      <w:del w:id="836" w:author="peifang ni" w:date="2026-06-12T10:57:00Z">
        <w:r>
          <w:rPr>
            <w:rFonts w:hint="eastAsia"/>
            <w:sz w:val="24"/>
            <w:rPrChange w:id="837" w:author="peifang ni" w:date="2026-06-12T18:00:00Z">
              <w:rPr>
                <w:rFonts w:hint="eastAsia"/>
              </w:rPr>
            </w:rPrChange>
          </w:rPr>
          <w:delText>，防止智能体受攻击后乱序执行造成损失</w:delText>
        </w:r>
      </w:del>
      <w:r>
        <w:rPr>
          <w:rFonts w:hint="eastAsia"/>
          <w:sz w:val="24"/>
          <w:rPrChange w:id="838" w:author="peifang ni" w:date="2026-06-12T18:00:00Z">
            <w:rPr>
              <w:rFonts w:hint="eastAsia"/>
            </w:rPr>
          </w:rPrChange>
        </w:rPr>
        <w:t>。</w:t>
      </w:r>
      <w:ins w:id="839" w:author="peifang ni" w:date="2026-06-12T10:40:00Z">
        <w:r>
          <w:rPr>
            <w:rFonts w:hint="eastAsia"/>
            <w:sz w:val="24"/>
            <w:rPrChange w:id="840" w:author="peifang ni" w:date="2026-06-12T18:00:00Z">
              <w:rPr>
                <w:rFonts w:hint="eastAsia"/>
              </w:rPr>
            </w:rPrChange>
          </w:rPr>
          <w:t>（</w:t>
        </w:r>
      </w:ins>
      <w:ins w:id="841" w:author="peifang ni" w:date="2026-06-12T10:41:00Z">
        <w:r>
          <w:rPr>
            <w:rFonts w:hint="eastAsia"/>
            <w:sz w:val="24"/>
            <w:rPrChange w:id="842" w:author="peifang ni" w:date="2026-06-12T18:00:00Z">
              <w:rPr>
                <w:rFonts w:hint="eastAsia"/>
              </w:rPr>
            </w:rPrChange>
          </w:rPr>
          <w:t>研究内容一有实例</w:t>
        </w:r>
      </w:ins>
      <w:ins w:id="843" w:author="peifang ni" w:date="2026-06-12T10:41:00Z">
        <w:r>
          <w:rPr>
            <w:rFonts w:hint="eastAsia"/>
            <w:sz w:val="24"/>
            <w:rPrChange w:id="844" w:author="peifang ni" w:date="2026-06-12T18:00:00Z">
              <w:rPr>
                <w:rFonts w:hint="eastAsia"/>
              </w:rPr>
            </w:rPrChange>
          </w:rPr>
          <w:t xml:space="preserve">   2</w:t>
        </w:r>
      </w:ins>
      <w:ins w:id="845" w:author="peifang ni" w:date="2026-06-12T10:41:00Z">
        <w:r>
          <w:rPr>
            <w:rFonts w:hint="eastAsia"/>
            <w:sz w:val="24"/>
            <w:rPrChange w:id="846" w:author="peifang ni" w:date="2026-06-12T18:00:00Z">
              <w:rPr>
                <w:rFonts w:hint="eastAsia"/>
              </w:rPr>
            </w:rPrChange>
          </w:rPr>
          <w:t>也需要有</w:t>
        </w:r>
      </w:ins>
      <w:ins w:id="847" w:author="peifang ni" w:date="2026-06-12T10:40:00Z">
        <w:r>
          <w:rPr>
            <w:rFonts w:hint="eastAsia"/>
            <w:sz w:val="24"/>
            <w:rPrChange w:id="848" w:author="peifang ni" w:date="2026-06-12T18:00:00Z">
              <w:rPr>
                <w:rFonts w:hint="eastAsia"/>
              </w:rPr>
            </w:rPrChange>
          </w:rPr>
          <w:t>）</w:t>
        </w:r>
      </w:ins>
      <w:ins w:id="849" w:author="peifang ni" w:date="2026-06-12T10:58:00Z">
        <w:r>
          <w:rPr>
            <w:rFonts w:hint="eastAsia"/>
            <w:sz w:val="24"/>
            <w:rPrChange w:id="850" w:author="peifang ni" w:date="2026-06-12T18:00:00Z">
              <w:rPr>
                <w:rFonts w:hint="eastAsia"/>
              </w:rPr>
            </w:rPrChange>
          </w:rPr>
          <w:t>；最后，（针对研究内容</w:t>
        </w:r>
      </w:ins>
      <w:ins w:id="851" w:author="peifang ni" w:date="2026-06-12T10:58:00Z">
        <w:r>
          <w:rPr>
            <w:rFonts w:hint="eastAsia"/>
            <w:sz w:val="24"/>
            <w:rPrChange w:id="852" w:author="peifang ni" w:date="2026-06-12T18:00:00Z">
              <w:rPr>
                <w:rFonts w:hint="eastAsia"/>
              </w:rPr>
            </w:rPrChange>
          </w:rPr>
          <w:t>3</w:t>
        </w:r>
      </w:ins>
      <w:ins w:id="853" w:author="peifang ni" w:date="2026-06-12T10:58:00Z">
        <w:r>
          <w:rPr>
            <w:rFonts w:hint="eastAsia"/>
            <w:sz w:val="24"/>
            <w:rPrChange w:id="854" w:author="peifang ni" w:date="2026-06-12T18:00:00Z">
              <w:rPr>
                <w:rFonts w:hint="eastAsia"/>
              </w:rPr>
            </w:rPrChange>
          </w:rPr>
          <w:t>）</w:t>
        </w:r>
      </w:ins>
    </w:p>
    <w:p w14:paraId="217E7338">
      <w:pPr>
        <w:spacing w:line="360" w:lineRule="auto"/>
        <w:ind w:firstLine="420"/>
        <w:rPr>
          <w:sz w:val="24"/>
          <w:rPrChange w:id="856" w:author="peifang ni" w:date="2026-06-12T18:00:00Z">
            <w:rPr/>
          </w:rPrChange>
        </w:rPr>
        <w:pPrChange w:id="855" w:author="peifang ni" w:date="2026-06-12T18:00:00Z">
          <w:pPr>
            <w:ind w:firstLine="420"/>
          </w:pPr>
        </w:pPrChange>
      </w:pPr>
    </w:p>
    <w:p w14:paraId="43A9FABB">
      <w:pPr>
        <w:spacing w:line="360" w:lineRule="auto"/>
        <w:ind w:firstLine="420"/>
        <w:rPr>
          <w:sz w:val="24"/>
          <w:rPrChange w:id="858" w:author="peifang ni" w:date="2026-06-12T18:00:00Z">
            <w:rPr/>
          </w:rPrChange>
        </w:rPr>
        <w:pPrChange w:id="857" w:author="peifang ni" w:date="2026-06-12T18:00:00Z">
          <w:pPr>
            <w:ind w:firstLine="420"/>
          </w:pPr>
        </w:pPrChange>
      </w:pPr>
      <w:ins w:id="859" w:author="peifang ni" w:date="2026-06-12T10:58:00Z">
        <w:r>
          <w:rPr>
            <w:rFonts w:hint="eastAsia"/>
            <w:sz w:val="24"/>
            <w:rPrChange w:id="860" w:author="peifang ni" w:date="2026-06-12T18:00:00Z">
              <w:rPr>
                <w:rFonts w:hint="eastAsia"/>
              </w:rPr>
            </w:rPrChange>
          </w:rPr>
          <w:t>基于以上关键科学问题，</w:t>
        </w:r>
      </w:ins>
      <w:r>
        <w:rPr>
          <w:rFonts w:hint="eastAsia"/>
          <w:sz w:val="24"/>
          <w:rPrChange w:id="861" w:author="peifang ni" w:date="2026-06-12T18:00:00Z">
            <w:rPr>
              <w:rFonts w:hint="eastAsia"/>
            </w:rPr>
          </w:rPrChange>
        </w:rPr>
        <w:t>本研究致力于提出一种面向复杂任务的智能体授权协议，以适配智能体复杂任务的新型授权需求，我们主要研究以下几点内容：</w:t>
      </w:r>
    </w:p>
    <w:p w14:paraId="5A9CC8F4">
      <w:pPr>
        <w:numPr>
          <w:ilvl w:val="0"/>
          <w:numId w:val="2"/>
        </w:numPr>
        <w:spacing w:line="360" w:lineRule="auto"/>
        <w:rPr>
          <w:sz w:val="24"/>
          <w:rPrChange w:id="863" w:author="peifang ni" w:date="2026-06-12T18:00:00Z">
            <w:rPr/>
          </w:rPrChange>
        </w:rPr>
        <w:pPrChange w:id="862" w:author="peifang ni" w:date="2026-06-12T18:00:00Z">
          <w:pPr>
            <w:numPr>
              <w:ilvl w:val="0"/>
              <w:numId w:val="2"/>
            </w:numPr>
          </w:pPr>
        </w:pPrChange>
      </w:pPr>
      <w:r>
        <w:rPr>
          <w:rFonts w:hint="eastAsia"/>
          <w:sz w:val="24"/>
          <w:rPrChange w:id="864" w:author="peifang ni" w:date="2026-06-12T18:00:00Z">
            <w:rPr>
              <w:rFonts w:hint="eastAsia"/>
            </w:rPr>
          </w:rPrChange>
        </w:rPr>
        <w:t>基于单任务内精确授权的智能体授权协议研究</w:t>
      </w:r>
    </w:p>
    <w:p w14:paraId="183D42BF">
      <w:pPr>
        <w:spacing w:line="360" w:lineRule="auto"/>
        <w:ind w:firstLine="420"/>
        <w:rPr>
          <w:sz w:val="24"/>
          <w:rPrChange w:id="866" w:author="peifang ni" w:date="2026-06-12T18:00:00Z">
            <w:rPr/>
          </w:rPrChange>
        </w:rPr>
        <w:pPrChange w:id="865" w:author="peifang ni" w:date="2026-06-12T18:00:00Z">
          <w:pPr>
            <w:ind w:firstLine="420"/>
          </w:pPr>
        </w:pPrChange>
      </w:pPr>
      <w:r>
        <w:rPr>
          <w:rFonts w:hint="eastAsia"/>
          <w:sz w:val="24"/>
          <w:rPrChange w:id="867" w:author="peifang ni" w:date="2026-06-12T18:00:00Z">
            <w:rPr>
              <w:rFonts w:hint="eastAsia"/>
            </w:rPr>
          </w:rPrChange>
        </w:rPr>
        <w:t>设计用户给智能体签发的权限参数令牌，与授权服务器给智能体颁发的权限令牌，共同绑定</w:t>
      </w:r>
      <w:r>
        <w:rPr>
          <w:rFonts w:hint="eastAsia"/>
          <w:sz w:val="24"/>
          <w:rPrChange w:id="868" w:author="peifang ni" w:date="2026-06-12T18:00:00Z">
            <w:rPr>
              <w:rFonts w:hint="eastAsia"/>
            </w:rPr>
          </w:rPrChange>
        </w:rPr>
        <w:t>为紧权令牌</w:t>
      </w:r>
      <w:r>
        <w:rPr>
          <w:rFonts w:hint="eastAsia"/>
          <w:sz w:val="24"/>
          <w:rPrChange w:id="869" w:author="peifang ni" w:date="2026-06-12T18:00:00Z">
            <w:rPr>
              <w:rFonts w:hint="eastAsia"/>
            </w:rPr>
          </w:rPrChange>
        </w:rPr>
        <w:t>（精确权限令牌）。从而实现用户主导</w:t>
      </w:r>
      <w:r>
        <w:rPr>
          <w:rFonts w:hint="eastAsia"/>
          <w:sz w:val="24"/>
          <w:rPrChange w:id="870" w:author="peifang ni" w:date="2026-06-12T18:00:00Z">
            <w:rPr>
              <w:rFonts w:hint="eastAsia"/>
            </w:rPr>
          </w:rPrChange>
        </w:rPr>
        <w:t>的紧权令牌</w:t>
      </w:r>
      <w:r>
        <w:rPr>
          <w:rFonts w:hint="eastAsia"/>
          <w:sz w:val="24"/>
          <w:rPrChange w:id="871" w:author="peifang ni" w:date="2026-06-12T18:00:00Z">
            <w:rPr>
              <w:rFonts w:hint="eastAsia"/>
            </w:rPr>
          </w:rPrChange>
        </w:rPr>
        <w:t>，让用户能够对授权服务器颁发的宽泛权限令牌</w:t>
      </w:r>
      <w:r>
        <w:rPr>
          <w:rFonts w:hint="eastAsia"/>
          <w:sz w:val="24"/>
          <w:rPrChange w:id="872" w:author="peifang ni" w:date="2026-06-12T18:00:00Z">
            <w:rPr>
              <w:rFonts w:hint="eastAsia"/>
            </w:rPr>
          </w:rPrChange>
        </w:rPr>
        <w:t>进行降权处理</w:t>
      </w:r>
      <w:r>
        <w:rPr>
          <w:rFonts w:hint="eastAsia"/>
          <w:sz w:val="24"/>
          <w:rPrChange w:id="873" w:author="peifang ni" w:date="2026-06-12T18:00:00Z">
            <w:rPr>
              <w:rFonts w:hint="eastAsia"/>
            </w:rPr>
          </w:rPrChange>
        </w:rPr>
        <w:t>，以适应单任务所需的精确授权需求。设计合理</w:t>
      </w:r>
      <w:r>
        <w:rPr>
          <w:rFonts w:hint="eastAsia"/>
          <w:sz w:val="24"/>
          <w:rPrChange w:id="874" w:author="peifang ni" w:date="2026-06-12T18:00:00Z">
            <w:rPr>
              <w:rFonts w:hint="eastAsia"/>
            </w:rPr>
          </w:rPrChange>
        </w:rPr>
        <w:t>的紧权令牌</w:t>
      </w:r>
      <w:r>
        <w:rPr>
          <w:rFonts w:hint="eastAsia"/>
          <w:sz w:val="24"/>
          <w:rPrChange w:id="875" w:author="peifang ni" w:date="2026-06-12T18:00:00Z">
            <w:rPr>
              <w:rFonts w:hint="eastAsia"/>
            </w:rPr>
          </w:rPrChange>
        </w:rPr>
        <w:t>验证机制，</w:t>
      </w:r>
      <w:r>
        <w:rPr>
          <w:rFonts w:hint="eastAsia"/>
          <w:sz w:val="24"/>
          <w:rPrChange w:id="876" w:author="peifang ni" w:date="2026-06-12T18:00:00Z">
            <w:rPr>
              <w:rFonts w:hint="eastAsia"/>
            </w:rPr>
          </w:rPrChange>
        </w:rPr>
        <w:t>验证紧权令牌</w:t>
      </w:r>
      <w:r>
        <w:rPr>
          <w:rFonts w:hint="eastAsia"/>
          <w:sz w:val="24"/>
          <w:rPrChange w:id="877" w:author="peifang ni" w:date="2026-06-12T18:00:00Z">
            <w:rPr>
              <w:rFonts w:hint="eastAsia"/>
            </w:rPr>
          </w:rPrChange>
        </w:rPr>
        <w:t>的合法性。设计及时的令牌撤销机制，用于用户</w:t>
      </w:r>
      <w:r>
        <w:rPr>
          <w:rFonts w:hint="eastAsia"/>
          <w:sz w:val="24"/>
          <w:rPrChange w:id="878" w:author="peifang ni" w:date="2026-06-12T18:00:00Z">
            <w:rPr>
              <w:rFonts w:hint="eastAsia"/>
            </w:rPr>
          </w:rPrChange>
        </w:rPr>
        <w:t>撤销紧权令牌</w:t>
      </w:r>
      <w:r>
        <w:rPr>
          <w:rFonts w:hint="eastAsia"/>
          <w:sz w:val="24"/>
          <w:rPrChange w:id="879" w:author="peifang ni" w:date="2026-06-12T18:00:00Z">
            <w:rPr>
              <w:rFonts w:hint="eastAsia"/>
            </w:rPr>
          </w:rPrChange>
        </w:rPr>
        <w:t>。</w:t>
      </w:r>
    </w:p>
    <w:p w14:paraId="5D32287F">
      <w:pPr>
        <w:spacing w:line="360" w:lineRule="auto"/>
        <w:rPr>
          <w:sz w:val="24"/>
          <w:rPrChange w:id="881" w:author="peifang ni" w:date="2026-06-12T18:00:00Z">
            <w:rPr/>
          </w:rPrChange>
        </w:rPr>
        <w:pPrChange w:id="880" w:author="peifang ni" w:date="2026-06-12T18:00:00Z">
          <w:pPr/>
        </w:pPrChange>
      </w:pPr>
    </w:p>
    <w:p w14:paraId="785FA234">
      <w:pPr>
        <w:numPr>
          <w:ilvl w:val="0"/>
          <w:numId w:val="2"/>
        </w:numPr>
        <w:spacing w:line="360" w:lineRule="auto"/>
        <w:rPr>
          <w:sz w:val="24"/>
          <w:rPrChange w:id="883" w:author="peifang ni" w:date="2026-06-12T18:00:00Z">
            <w:rPr/>
          </w:rPrChange>
        </w:rPr>
        <w:pPrChange w:id="882" w:author="peifang ni" w:date="2026-06-12T18:00:00Z">
          <w:pPr>
            <w:numPr>
              <w:ilvl w:val="0"/>
              <w:numId w:val="2"/>
            </w:numPr>
          </w:pPr>
        </w:pPrChange>
      </w:pPr>
      <w:r>
        <w:rPr>
          <w:rFonts w:hint="eastAsia"/>
          <w:sz w:val="24"/>
          <w:rPrChange w:id="884" w:author="peifang ni" w:date="2026-06-12T18:00:00Z">
            <w:rPr>
              <w:rFonts w:hint="eastAsia"/>
            </w:rPr>
          </w:rPrChange>
        </w:rPr>
        <w:t>基于多任务间顺序授权的智能体授权协议研究</w:t>
      </w:r>
    </w:p>
    <w:p w14:paraId="2849D7FB">
      <w:pPr>
        <w:spacing w:line="360" w:lineRule="auto"/>
        <w:ind w:firstLine="420"/>
        <w:rPr>
          <w:sz w:val="24"/>
          <w:rPrChange w:id="886" w:author="peifang ni" w:date="2026-06-12T18:00:00Z">
            <w:rPr/>
          </w:rPrChange>
        </w:rPr>
        <w:pPrChange w:id="885" w:author="peifang ni" w:date="2026-06-12T18:00:00Z">
          <w:pPr>
            <w:ind w:firstLine="420"/>
          </w:pPr>
        </w:pPrChange>
      </w:pPr>
      <w:r>
        <w:rPr>
          <w:rFonts w:hint="eastAsia"/>
          <w:sz w:val="24"/>
          <w:rPrChange w:id="887" w:author="peifang ni" w:date="2026-06-12T18:00:00Z">
            <w:rPr>
              <w:rFonts w:hint="eastAsia"/>
            </w:rPr>
          </w:rPrChange>
        </w:rPr>
        <w:t>对于有序的多个任务，设计任务的权限序列拆分机制，接着将多任务序列执</w:t>
      </w:r>
      <w:r>
        <w:rPr>
          <w:rFonts w:hint="eastAsia"/>
          <w:sz w:val="24"/>
          <w:rPrChange w:id="888" w:author="peifang ni" w:date="2026-06-12T18:00:00Z">
            <w:rPr>
              <w:rFonts w:hint="eastAsia"/>
            </w:rPr>
          </w:rPrChange>
        </w:rPr>
        <w:t>行条件归约至条件密码原语，实现前置任务完成与后置任务权限凭证的抽取性绑定；设计原子授权触发机制，保证前置任务完成与后置任务授权获取的原子性。</w:t>
      </w:r>
    </w:p>
    <w:p w14:paraId="6DF6788A">
      <w:pPr>
        <w:spacing w:line="360" w:lineRule="auto"/>
        <w:ind w:firstLine="420"/>
        <w:rPr>
          <w:sz w:val="24"/>
          <w:rPrChange w:id="890" w:author="peifang ni" w:date="2026-06-12T18:00:00Z">
            <w:rPr/>
          </w:rPrChange>
        </w:rPr>
        <w:pPrChange w:id="889" w:author="peifang ni" w:date="2026-06-12T18:00:00Z">
          <w:pPr>
            <w:ind w:firstLine="420"/>
          </w:pPr>
        </w:pPrChange>
      </w:pPr>
    </w:p>
    <w:p w14:paraId="270E1280">
      <w:pPr>
        <w:spacing w:line="360" w:lineRule="auto"/>
        <w:rPr>
          <w:sz w:val="24"/>
          <w:rPrChange w:id="892" w:author="peifang ni" w:date="2026-06-12T18:00:00Z">
            <w:rPr/>
          </w:rPrChange>
        </w:rPr>
        <w:pPrChange w:id="891" w:author="peifang ni" w:date="2026-06-12T18:00:00Z">
          <w:pPr/>
        </w:pPrChange>
      </w:pPr>
      <w:r>
        <w:rPr>
          <w:rFonts w:hint="eastAsia"/>
          <w:sz w:val="24"/>
          <w:rPrChange w:id="893" w:author="peifang ni" w:date="2026-06-12T18:00:00Z">
            <w:rPr>
              <w:rFonts w:hint="eastAsia"/>
            </w:rPr>
          </w:rPrChange>
        </w:rPr>
        <w:br w:type="page"/>
      </w:r>
    </w:p>
    <w:p w14:paraId="26BADF02">
      <w:pPr>
        <w:spacing w:line="360" w:lineRule="auto"/>
        <w:rPr>
          <w:sz w:val="24"/>
          <w:rPrChange w:id="895" w:author="peifang ni" w:date="2026-06-12T18:00:00Z">
            <w:rPr/>
          </w:rPrChange>
        </w:rPr>
        <w:pPrChange w:id="894" w:author="peifang ni" w:date="2026-06-12T18:00:00Z">
          <w:pPr/>
        </w:pPrChange>
      </w:pPr>
      <w:r>
        <w:rPr>
          <w:rFonts w:hint="eastAsia"/>
          <w:sz w:val="24"/>
          <w:rPrChange w:id="896" w:author="peifang ni" w:date="2026-06-12T18:00:00Z">
            <w:rPr>
              <w:rFonts w:hint="eastAsia"/>
            </w:rPr>
          </w:rPrChange>
        </w:rPr>
        <w:t xml:space="preserve">[1] </w:t>
      </w:r>
      <w:r>
        <w:rPr>
          <w:sz w:val="24"/>
          <w:rPrChange w:id="897" w:author="peifang ni" w:date="2026-06-12T18:00:00Z">
            <w:rPr/>
          </w:rPrChange>
        </w:rPr>
        <w:t>Daley R C, Neumann P G. A general-purpose file system for secondary storage[C]//Proceedings of the Fall Joint Computer Conference (AFIPS FJCC), Vol. 27, Pt. 1. Spartan Books, 1965: 213-229.</w:t>
      </w:r>
    </w:p>
    <w:p w14:paraId="4C559B60">
      <w:pPr>
        <w:spacing w:line="360" w:lineRule="auto"/>
        <w:rPr>
          <w:sz w:val="24"/>
          <w:rPrChange w:id="899" w:author="peifang ni" w:date="2026-06-12T18:00:00Z">
            <w:rPr/>
          </w:rPrChange>
        </w:rPr>
        <w:pPrChange w:id="898" w:author="peifang ni" w:date="2026-06-12T18:00:00Z">
          <w:pPr/>
        </w:pPrChange>
      </w:pPr>
      <w:r>
        <w:rPr>
          <w:sz w:val="24"/>
          <w:rPrChange w:id="900" w:author="peifang ni" w:date="2026-06-12T18:00:00Z">
            <w:rPr/>
          </w:rPrChange>
        </w:rPr>
        <w:t xml:space="preserve">[2] Dennis J B, Van Horn E C. Programming semantics for </w:t>
      </w:r>
      <w:r>
        <w:rPr>
          <w:sz w:val="24"/>
          <w:rPrChange w:id="901" w:author="peifang ni" w:date="2026-06-12T18:00:00Z">
            <w:rPr/>
          </w:rPrChange>
        </w:rPr>
        <w:t>multiprogrammed</w:t>
      </w:r>
      <w:r>
        <w:rPr>
          <w:sz w:val="24"/>
          <w:rPrChange w:id="902" w:author="peifang ni" w:date="2026-06-12T18:00:00Z">
            <w:rPr/>
          </w:rPrChange>
        </w:rPr>
        <w:t xml:space="preserve"> computations[J]. Communications of the ACM, 1966, 9(3): 143-155.</w:t>
      </w:r>
    </w:p>
    <w:p w14:paraId="1D8281A2">
      <w:pPr>
        <w:spacing w:line="360" w:lineRule="auto"/>
        <w:rPr>
          <w:sz w:val="24"/>
          <w:rPrChange w:id="904" w:author="peifang ni" w:date="2026-06-12T18:00:00Z">
            <w:rPr/>
          </w:rPrChange>
        </w:rPr>
        <w:pPrChange w:id="903" w:author="peifang ni" w:date="2026-06-12T18:00:00Z">
          <w:pPr/>
        </w:pPrChange>
      </w:pPr>
      <w:r>
        <w:rPr>
          <w:sz w:val="24"/>
          <w:rPrChange w:id="905" w:author="peifang ni" w:date="2026-06-12T18:00:00Z">
            <w:rPr/>
          </w:rPrChange>
        </w:rPr>
        <w:t>[3] Lampson B W. Protection[J]. ACM Operating Systems Review, 1974, 8(1): 18-24. (Also presented at Proc. 5th Princeton Symposium on Information Science and Systems, 1971.)</w:t>
      </w:r>
    </w:p>
    <w:p w14:paraId="5DEB66F5">
      <w:pPr>
        <w:spacing w:line="360" w:lineRule="auto"/>
        <w:rPr>
          <w:sz w:val="24"/>
          <w:rPrChange w:id="907" w:author="peifang ni" w:date="2026-06-12T18:00:00Z">
            <w:rPr/>
          </w:rPrChange>
        </w:rPr>
        <w:pPrChange w:id="906" w:author="peifang ni" w:date="2026-06-12T18:00:00Z">
          <w:pPr/>
        </w:pPrChange>
      </w:pPr>
      <w:r>
        <w:rPr>
          <w:sz w:val="24"/>
          <w:rPrChange w:id="908" w:author="peifang ni" w:date="2026-06-12T18:00:00Z">
            <w:rPr/>
          </w:rPrChange>
        </w:rPr>
        <w:t>[4] Bell D E, LaPadula L J. Secure computer systems: Mathematical foundations[R]. Technical Report ESD-TR-73-278 (Vols. I-III), MITRE Corporation, 1973.</w:t>
      </w:r>
    </w:p>
    <w:p w14:paraId="0325F062">
      <w:pPr>
        <w:spacing w:line="360" w:lineRule="auto"/>
        <w:rPr>
          <w:sz w:val="24"/>
          <w:rPrChange w:id="910" w:author="peifang ni" w:date="2026-06-12T18:00:00Z">
            <w:rPr/>
          </w:rPrChange>
        </w:rPr>
        <w:pPrChange w:id="909" w:author="peifang ni" w:date="2026-06-12T18:00:00Z">
          <w:pPr/>
        </w:pPrChange>
      </w:pPr>
      <w:r>
        <w:rPr>
          <w:sz w:val="24"/>
          <w:rPrChange w:id="911" w:author="peifang ni" w:date="2026-06-12T18:00:00Z">
            <w:rPr/>
          </w:rPrChange>
        </w:rPr>
        <w:t>[5] Biba K J. Integrity considerations for secure computer systems[R]. Technical Report ESD-TR-76-372 / MTR-3153, MITRE Corporation, April 1977.</w:t>
      </w:r>
    </w:p>
    <w:p w14:paraId="6CDB4D04">
      <w:pPr>
        <w:spacing w:line="360" w:lineRule="auto"/>
        <w:rPr>
          <w:sz w:val="24"/>
          <w:rPrChange w:id="913" w:author="peifang ni" w:date="2026-06-12T18:00:00Z">
            <w:rPr/>
          </w:rPrChange>
        </w:rPr>
        <w:pPrChange w:id="912" w:author="peifang ni" w:date="2026-06-12T18:00:00Z">
          <w:pPr/>
        </w:pPrChange>
      </w:pPr>
      <w:r>
        <w:rPr>
          <w:sz w:val="24"/>
          <w:rPrChange w:id="914" w:author="peifang ni" w:date="2026-06-12T18:00:00Z">
            <w:rPr/>
          </w:rPrChange>
        </w:rPr>
        <w:t>[6] Steiner J G, Neuman B C, Schiller J I. Kerberos: An authentication service for open network systems[C]//Proceedings of the USENIX Winter Conference. Dallas, TX: USENIX Association, 1988: 191-202.</w:t>
      </w:r>
    </w:p>
    <w:p w14:paraId="3BA9CF51">
      <w:pPr>
        <w:spacing w:line="360" w:lineRule="auto"/>
        <w:rPr>
          <w:sz w:val="24"/>
          <w:rPrChange w:id="916" w:author="peifang ni" w:date="2026-06-12T18:00:00Z">
            <w:rPr/>
          </w:rPrChange>
        </w:rPr>
        <w:pPrChange w:id="915" w:author="peifang ni" w:date="2026-06-12T18:00:00Z">
          <w:pPr/>
        </w:pPrChange>
      </w:pPr>
      <w:r>
        <w:rPr>
          <w:sz w:val="24"/>
          <w:rPrChange w:id="917" w:author="peifang ni" w:date="2026-06-12T18:00:00Z">
            <w:rPr/>
          </w:rPrChange>
        </w:rPr>
        <w:t>[7] Kohl J T, Neuman B C. The Kerberos network authentication service (V</w:t>
      </w:r>
      <w:r>
        <w:rPr>
          <w:sz w:val="24"/>
          <w:rPrChange w:id="918" w:author="peifang ni" w:date="2026-06-12T18:00:00Z">
            <w:rPr/>
          </w:rPrChange>
        </w:rPr>
        <w:t>5)[</w:t>
      </w:r>
      <w:r>
        <w:rPr>
          <w:sz w:val="24"/>
          <w:rPrChange w:id="919" w:author="peifang ni" w:date="2026-06-12T18:00:00Z">
            <w:rPr/>
          </w:rPrChange>
        </w:rPr>
        <w:t>R]. RFC 1510, IETF, 1993.</w:t>
      </w:r>
    </w:p>
    <w:p w14:paraId="3803F107">
      <w:pPr>
        <w:spacing w:line="360" w:lineRule="auto"/>
        <w:rPr>
          <w:sz w:val="24"/>
          <w:rPrChange w:id="921" w:author="peifang ni" w:date="2026-06-12T18:00:00Z">
            <w:rPr/>
          </w:rPrChange>
        </w:rPr>
        <w:pPrChange w:id="920" w:author="peifang ni" w:date="2026-06-12T18:00:00Z">
          <w:pPr/>
        </w:pPrChange>
      </w:pPr>
      <w:r>
        <w:rPr>
          <w:sz w:val="24"/>
          <w:rPrChange w:id="922" w:author="peifang ni" w:date="2026-06-12T18:00:00Z">
            <w:rPr/>
          </w:rPrChange>
        </w:rPr>
        <w:t>[8] Neuman C, Yu T, Hartman S, Raeburn K. The Kerberos Network Authentication Service (V</w:t>
      </w:r>
      <w:r>
        <w:rPr>
          <w:sz w:val="24"/>
          <w:rPrChange w:id="923" w:author="peifang ni" w:date="2026-06-12T18:00:00Z">
            <w:rPr/>
          </w:rPrChange>
        </w:rPr>
        <w:t>5)[</w:t>
      </w:r>
      <w:r>
        <w:rPr>
          <w:sz w:val="24"/>
          <w:rPrChange w:id="924" w:author="peifang ni" w:date="2026-06-12T18:00:00Z">
            <w:rPr/>
          </w:rPrChange>
        </w:rPr>
        <w:t>R]. RFC 4120, IETF, July 2005.</w:t>
      </w:r>
    </w:p>
    <w:p w14:paraId="3FCA2440">
      <w:pPr>
        <w:spacing w:line="360" w:lineRule="auto"/>
        <w:rPr>
          <w:sz w:val="24"/>
          <w:rPrChange w:id="926" w:author="peifang ni" w:date="2026-06-12T18:00:00Z">
            <w:rPr/>
          </w:rPrChange>
        </w:rPr>
        <w:pPrChange w:id="925" w:author="peifang ni" w:date="2026-06-12T18:00:00Z">
          <w:pPr/>
        </w:pPrChange>
      </w:pPr>
      <w:r>
        <w:rPr>
          <w:sz w:val="24"/>
          <w:rPrChange w:id="927" w:author="peifang ni" w:date="2026-06-12T18:00:00Z">
            <w:rPr/>
          </w:rPrChange>
        </w:rPr>
        <w:t>[9] Sandhu R S, Coyne E J, Feinstein H L, Youman C E. Role-based access control models[J]. IEEE Computer, 1996, 29(2): 38-47.</w:t>
      </w:r>
    </w:p>
    <w:p w14:paraId="50A5990E">
      <w:pPr>
        <w:spacing w:line="360" w:lineRule="auto"/>
        <w:rPr>
          <w:sz w:val="24"/>
          <w:rPrChange w:id="929" w:author="peifang ni" w:date="2026-06-12T18:00:00Z">
            <w:rPr/>
          </w:rPrChange>
        </w:rPr>
        <w:pPrChange w:id="928" w:author="peifang ni" w:date="2026-06-12T18:00:00Z">
          <w:pPr/>
        </w:pPrChange>
      </w:pPr>
      <w:r>
        <w:rPr>
          <w:sz w:val="24"/>
          <w:rPrChange w:id="930" w:author="peifang ni" w:date="2026-06-12T18:00:00Z">
            <w:rPr/>
          </w:rPrChange>
        </w:rPr>
        <w:t>[10] Ferraiolo D F, Sandhu R, Gavrila S, Kuhn D R, Chandramouli R. Proposed NIST standard for role-based access control[J]. ACM Transactions on Information and System Security (TISSEC), 2001, 4(3): 224-274.</w:t>
      </w:r>
    </w:p>
    <w:p w14:paraId="70A5C364">
      <w:pPr>
        <w:spacing w:line="360" w:lineRule="auto"/>
        <w:rPr>
          <w:sz w:val="24"/>
          <w:rPrChange w:id="932" w:author="peifang ni" w:date="2026-06-12T18:00:00Z">
            <w:rPr/>
          </w:rPrChange>
        </w:rPr>
        <w:pPrChange w:id="931" w:author="peifang ni" w:date="2026-06-12T18:00:00Z">
          <w:pPr/>
        </w:pPrChange>
      </w:pPr>
      <w:r>
        <w:rPr>
          <w:sz w:val="24"/>
          <w:rPrChange w:id="933" w:author="peifang ni" w:date="2026-06-12T18:00:00Z">
            <w:rPr/>
          </w:rPrChange>
        </w:rPr>
        <w:t>[11] OASIS. Security Assertion Markup Language (SAML) V2.0 Technical Overview[S]. OASIS SSTC Working Draft sstc-saml-tech-overview-2.0-draft-08, March 2005.</w:t>
      </w:r>
    </w:p>
    <w:p w14:paraId="73F13B04">
      <w:pPr>
        <w:spacing w:line="360" w:lineRule="auto"/>
        <w:rPr>
          <w:sz w:val="24"/>
          <w:rPrChange w:id="935" w:author="peifang ni" w:date="2026-06-12T18:00:00Z">
            <w:rPr/>
          </w:rPrChange>
        </w:rPr>
        <w:pPrChange w:id="934" w:author="peifang ni" w:date="2026-06-12T18:00:00Z">
          <w:pPr/>
        </w:pPrChange>
      </w:pPr>
      <w:r>
        <w:rPr>
          <w:sz w:val="24"/>
          <w:rPrChange w:id="936" w:author="peifang ni" w:date="2026-06-12T18:00:00Z">
            <w:rPr/>
          </w:rPrChange>
        </w:rPr>
        <w:t>[12] Cantor S, Kemp J, Philpott R, Maler E, eds. Assertions and Protocols for the OASIS Security Assertion Markup Language (SAML) V2.0[S]. OASIS Standard saml-core-2.0-os, March 2005.</w:t>
      </w:r>
    </w:p>
    <w:p w14:paraId="44399721">
      <w:pPr>
        <w:spacing w:line="360" w:lineRule="auto"/>
        <w:rPr>
          <w:sz w:val="24"/>
          <w:rPrChange w:id="938" w:author="peifang ni" w:date="2026-06-12T18:00:00Z">
            <w:rPr/>
          </w:rPrChange>
        </w:rPr>
        <w:pPrChange w:id="937" w:author="peifang ni" w:date="2026-06-12T18:00:00Z">
          <w:pPr/>
        </w:pPrChange>
      </w:pPr>
      <w:r>
        <w:rPr>
          <w:sz w:val="24"/>
          <w:rPrChange w:id="939" w:author="peifang ni" w:date="2026-06-12T18:00:00Z">
            <w:rPr/>
          </w:rPrChange>
        </w:rPr>
        <w:t xml:space="preserve">[13] Liberty Alliance Project. Liberty Alliance Identity Federation Framework (ID-FF) </w:t>
      </w:r>
      <w:r>
        <w:rPr>
          <w:sz w:val="24"/>
          <w:rPrChange w:id="940" w:author="peifang ni" w:date="2026-06-12T18:00:00Z">
            <w:rPr/>
          </w:rPrChange>
        </w:rPr>
        <w:t>1.2[S]. Contributed to OASIS, November 2003.</w:t>
      </w:r>
    </w:p>
    <w:p w14:paraId="355DC99F">
      <w:pPr>
        <w:spacing w:line="360" w:lineRule="auto"/>
        <w:rPr>
          <w:sz w:val="24"/>
          <w:rPrChange w:id="942" w:author="peifang ni" w:date="2026-06-12T18:00:00Z">
            <w:rPr/>
          </w:rPrChange>
        </w:rPr>
        <w:pPrChange w:id="941" w:author="peifang ni" w:date="2026-06-12T18:00:00Z">
          <w:pPr/>
        </w:pPrChange>
      </w:pPr>
      <w:r>
        <w:rPr>
          <w:sz w:val="24"/>
          <w:rPrChange w:id="943" w:author="peifang ni" w:date="2026-06-12T18:00:00Z">
            <w:rPr/>
          </w:rPrChange>
        </w:rPr>
        <w:t xml:space="preserve">[14] Moses T, ed. </w:t>
      </w:r>
      <w:r>
        <w:rPr>
          <w:sz w:val="24"/>
          <w:rPrChange w:id="944" w:author="peifang ni" w:date="2026-06-12T18:00:00Z">
            <w:rPr/>
          </w:rPrChange>
        </w:rPr>
        <w:t>eXtensible</w:t>
      </w:r>
      <w:r>
        <w:rPr>
          <w:sz w:val="24"/>
          <w:rPrChange w:id="945" w:author="peifang ni" w:date="2026-06-12T18:00:00Z">
            <w:rPr/>
          </w:rPrChange>
        </w:rPr>
        <w:t xml:space="preserve"> Access Control Markup Language (XACML) Version 2.0[S]. OASIS Standard, 2005.</w:t>
      </w:r>
    </w:p>
    <w:p w14:paraId="5099DF11">
      <w:pPr>
        <w:spacing w:line="360" w:lineRule="auto"/>
        <w:rPr>
          <w:sz w:val="24"/>
          <w:rPrChange w:id="947" w:author="peifang ni" w:date="2026-06-12T18:00:00Z">
            <w:rPr/>
          </w:rPrChange>
        </w:rPr>
        <w:pPrChange w:id="946" w:author="peifang ni" w:date="2026-06-12T18:00:00Z">
          <w:pPr/>
        </w:pPrChange>
      </w:pPr>
      <w:r>
        <w:rPr>
          <w:sz w:val="24"/>
          <w:rPrChange w:id="948" w:author="peifang ni" w:date="2026-06-12T18:00:00Z">
            <w:rPr/>
          </w:rPrChange>
        </w:rPr>
        <w:t>[15] Hu V C, Ferraiolo D, Kuhn R, Schnitzer A, Sandlin K, Miller R, Scarfone K. Guide to Attribute Based Access Control (ABAC) Definition and Considerations[S]. NIST Special Publication 800-162, National Institute of Standards and Technology, January 2014.</w:t>
      </w:r>
    </w:p>
    <w:p w14:paraId="5B742D5A">
      <w:pPr>
        <w:spacing w:line="360" w:lineRule="auto"/>
        <w:rPr>
          <w:sz w:val="24"/>
          <w:rPrChange w:id="950" w:author="peifang ni" w:date="2026-06-12T18:00:00Z">
            <w:rPr/>
          </w:rPrChange>
        </w:rPr>
        <w:pPrChange w:id="949" w:author="peifang ni" w:date="2026-06-12T18:00:00Z">
          <w:pPr/>
        </w:pPrChange>
      </w:pPr>
      <w:r>
        <w:rPr>
          <w:sz w:val="24"/>
          <w:rPrChange w:id="951" w:author="peifang ni" w:date="2026-06-12T18:00:00Z">
            <w:rPr/>
          </w:rPrChange>
        </w:rPr>
        <w:t>[16] Hardt D. The OAuth 2.0 Authorization Framework[R]. RFC 6749, IETF, October 2012.</w:t>
      </w:r>
    </w:p>
    <w:p w14:paraId="4FADB45F">
      <w:pPr>
        <w:spacing w:line="360" w:lineRule="auto"/>
        <w:rPr>
          <w:sz w:val="24"/>
          <w:rPrChange w:id="953" w:author="peifang ni" w:date="2026-06-12T18:00:00Z">
            <w:rPr/>
          </w:rPrChange>
        </w:rPr>
        <w:pPrChange w:id="952" w:author="peifang ni" w:date="2026-06-12T18:00:00Z">
          <w:pPr/>
        </w:pPrChange>
      </w:pPr>
      <w:r>
        <w:rPr>
          <w:sz w:val="24"/>
          <w:rPrChange w:id="954" w:author="peifang ni" w:date="2026-06-12T18:00:00Z">
            <w:rPr/>
          </w:rPrChange>
        </w:rPr>
        <w:t xml:space="preserve">[17] Jones M, Bradley J, </w:t>
      </w:r>
      <w:r>
        <w:rPr>
          <w:sz w:val="24"/>
          <w:rPrChange w:id="955" w:author="peifang ni" w:date="2026-06-12T18:00:00Z">
            <w:rPr/>
          </w:rPrChange>
        </w:rPr>
        <w:t>Sakimura</w:t>
      </w:r>
      <w:r>
        <w:rPr>
          <w:sz w:val="24"/>
          <w:rPrChange w:id="956" w:author="peifang ni" w:date="2026-06-12T18:00:00Z">
            <w:rPr/>
          </w:rPrChange>
        </w:rPr>
        <w:t xml:space="preserve"> N. JSON Web Token (JWT)[R]. RFC 7519, IETF, May 2015.</w:t>
      </w:r>
    </w:p>
    <w:p w14:paraId="12BB59F0">
      <w:pPr>
        <w:spacing w:line="360" w:lineRule="auto"/>
        <w:rPr>
          <w:sz w:val="24"/>
          <w:rPrChange w:id="958" w:author="peifang ni" w:date="2026-06-12T18:00:00Z">
            <w:rPr/>
          </w:rPrChange>
        </w:rPr>
        <w:pPrChange w:id="957" w:author="peifang ni" w:date="2026-06-12T18:00:00Z">
          <w:pPr/>
        </w:pPrChange>
      </w:pPr>
      <w:r>
        <w:rPr>
          <w:sz w:val="24"/>
          <w:rPrChange w:id="959" w:author="peifang ni" w:date="2026-06-12T18:00:00Z">
            <w:rPr/>
          </w:rPrChange>
        </w:rPr>
        <w:t xml:space="preserve">[18] </w:t>
      </w:r>
      <w:r>
        <w:rPr>
          <w:sz w:val="24"/>
          <w:rPrChange w:id="960" w:author="peifang ni" w:date="2026-06-12T18:00:00Z">
            <w:rPr/>
          </w:rPrChange>
        </w:rPr>
        <w:t>Sakimura</w:t>
      </w:r>
      <w:r>
        <w:rPr>
          <w:sz w:val="24"/>
          <w:rPrChange w:id="961" w:author="peifang ni" w:date="2026-06-12T18:00:00Z">
            <w:rPr/>
          </w:rPrChange>
        </w:rPr>
        <w:t xml:space="preserve"> N, Bradley J, Jones M, de Medeiros B, Mortimore C. OpenID Connect Core 1.0 incorporating errata set 1[S]. The OpenID Foundation, November 2014.</w:t>
      </w:r>
    </w:p>
    <w:p w14:paraId="06E5EB24">
      <w:pPr>
        <w:spacing w:line="360" w:lineRule="auto"/>
        <w:rPr>
          <w:sz w:val="24"/>
          <w:rPrChange w:id="963" w:author="peifang ni" w:date="2026-06-12T18:00:00Z">
            <w:rPr/>
          </w:rPrChange>
        </w:rPr>
        <w:pPrChange w:id="962" w:author="peifang ni" w:date="2026-06-12T18:00:00Z">
          <w:pPr/>
        </w:pPrChange>
      </w:pPr>
      <w:r>
        <w:rPr>
          <w:sz w:val="24"/>
          <w:rPrChange w:id="964" w:author="peifang ni" w:date="2026-06-12T18:00:00Z">
            <w:rPr/>
          </w:rPrChange>
        </w:rPr>
        <w:t xml:space="preserve">[19] </w:t>
      </w:r>
      <w:r>
        <w:rPr>
          <w:sz w:val="24"/>
          <w:rPrChange w:id="965" w:author="peifang ni" w:date="2026-06-12T18:00:00Z">
            <w:rPr/>
          </w:rPrChange>
        </w:rPr>
        <w:t>Sakimura</w:t>
      </w:r>
      <w:r>
        <w:rPr>
          <w:sz w:val="24"/>
          <w:rPrChange w:id="966" w:author="peifang ni" w:date="2026-06-12T18:00:00Z">
            <w:rPr/>
          </w:rPrChange>
        </w:rPr>
        <w:t xml:space="preserve"> N, Bradley J, Agarwal N. Proof Key for Code Exchange by OAuth Public Clients[R]. RFC 7636, IETF, September 2015.</w:t>
      </w:r>
    </w:p>
    <w:p w14:paraId="5050B7E0">
      <w:pPr>
        <w:spacing w:line="360" w:lineRule="auto"/>
        <w:rPr>
          <w:sz w:val="24"/>
          <w:rPrChange w:id="968" w:author="peifang ni" w:date="2026-06-12T18:00:00Z">
            <w:rPr/>
          </w:rPrChange>
        </w:rPr>
        <w:pPrChange w:id="967" w:author="peifang ni" w:date="2026-06-12T18:00:00Z">
          <w:pPr/>
        </w:pPrChange>
      </w:pPr>
      <w:r>
        <w:rPr>
          <w:sz w:val="24"/>
          <w:rPrChange w:id="969" w:author="peifang ni" w:date="2026-06-12T18:00:00Z">
            <w:rPr/>
          </w:rPrChange>
        </w:rPr>
        <w:t xml:space="preserve">[20] Fett D, Campbell B, Bradley J, </w:t>
      </w:r>
      <w:r>
        <w:rPr>
          <w:sz w:val="24"/>
          <w:rPrChange w:id="970" w:author="peifang ni" w:date="2026-06-12T18:00:00Z">
            <w:rPr/>
          </w:rPrChange>
        </w:rPr>
        <w:t>Lodderstedt</w:t>
      </w:r>
      <w:r>
        <w:rPr>
          <w:sz w:val="24"/>
          <w:rPrChange w:id="971" w:author="peifang ni" w:date="2026-06-12T18:00:00Z">
            <w:rPr/>
          </w:rPrChange>
        </w:rPr>
        <w:t xml:space="preserve"> T, Jones M, Waite D. OAuth 2.0 Demonstrating Proof-of-Possession (</w:t>
      </w:r>
      <w:r>
        <w:rPr>
          <w:sz w:val="24"/>
          <w:rPrChange w:id="972" w:author="peifang ni" w:date="2026-06-12T18:00:00Z">
            <w:rPr/>
          </w:rPrChange>
        </w:rPr>
        <w:t>DPoP</w:t>
      </w:r>
      <w:r>
        <w:rPr>
          <w:sz w:val="24"/>
          <w:rPrChange w:id="973" w:author="peifang ni" w:date="2026-06-12T18:00:00Z">
            <w:rPr/>
          </w:rPrChange>
        </w:rPr>
        <w:t>)[R]. RFC 9449, IETF, September 2023.</w:t>
      </w:r>
    </w:p>
    <w:p w14:paraId="12023C9F">
      <w:pPr>
        <w:spacing w:line="360" w:lineRule="auto"/>
        <w:rPr>
          <w:sz w:val="24"/>
          <w:rPrChange w:id="975" w:author="peifang ni" w:date="2026-06-12T18:00:00Z">
            <w:rPr/>
          </w:rPrChange>
        </w:rPr>
        <w:pPrChange w:id="974" w:author="peifang ni" w:date="2026-06-12T18:00:00Z">
          <w:pPr/>
        </w:pPrChange>
      </w:pPr>
      <w:r>
        <w:rPr>
          <w:sz w:val="24"/>
          <w:rPrChange w:id="976" w:author="peifang ni" w:date="2026-06-12T18:00:00Z">
            <w:rPr/>
          </w:rPrChange>
        </w:rPr>
        <w:t xml:space="preserve">[21] Hardt D, </w:t>
      </w:r>
      <w:r>
        <w:rPr>
          <w:sz w:val="24"/>
          <w:rPrChange w:id="977" w:author="peifang ni" w:date="2026-06-12T18:00:00Z">
            <w:rPr/>
          </w:rPrChange>
        </w:rPr>
        <w:t>Parecki</w:t>
      </w:r>
      <w:r>
        <w:rPr>
          <w:sz w:val="24"/>
          <w:rPrChange w:id="978" w:author="peifang ni" w:date="2026-06-12T18:00:00Z">
            <w:rPr/>
          </w:rPrChange>
        </w:rPr>
        <w:t xml:space="preserve"> A, </w:t>
      </w:r>
      <w:r>
        <w:rPr>
          <w:sz w:val="24"/>
          <w:rPrChange w:id="979" w:author="peifang ni" w:date="2026-06-12T18:00:00Z">
            <w:rPr/>
          </w:rPrChange>
        </w:rPr>
        <w:t>Lodderstedt</w:t>
      </w:r>
      <w:r>
        <w:rPr>
          <w:sz w:val="24"/>
          <w:rPrChange w:id="980" w:author="peifang ni" w:date="2026-06-12T18:00:00Z">
            <w:rPr/>
          </w:rPrChange>
        </w:rPr>
        <w:t xml:space="preserve"> T. The OAuth 2.1 Authorization Framework[S]. IETF Internet-Draft draft-ietf-oauth-v2-1, 2024.</w:t>
      </w:r>
    </w:p>
    <w:p w14:paraId="3A23431B">
      <w:pPr>
        <w:spacing w:line="360" w:lineRule="auto"/>
        <w:rPr>
          <w:sz w:val="24"/>
          <w:rPrChange w:id="982" w:author="peifang ni" w:date="2026-06-12T18:00:00Z">
            <w:rPr/>
          </w:rPrChange>
        </w:rPr>
        <w:pPrChange w:id="981" w:author="peifang ni" w:date="2026-06-12T18:00:00Z">
          <w:pPr/>
        </w:pPrChange>
      </w:pPr>
      <w:r>
        <w:rPr>
          <w:sz w:val="24"/>
          <w:rPrChange w:id="983" w:author="peifang ni" w:date="2026-06-12T18:00:00Z">
            <w:rPr/>
          </w:rPrChange>
        </w:rPr>
        <w:t>[22] Rose S, Borchert O, Mitchell S, Connelly S. Zero Trust Architecture[S]. NIST Special Publication 800-207, National Institute of Standards and Technology, August 2020.</w:t>
      </w:r>
    </w:p>
    <w:p w14:paraId="1CA1AB10">
      <w:pPr>
        <w:spacing w:line="360" w:lineRule="auto"/>
        <w:rPr>
          <w:sz w:val="24"/>
          <w:rPrChange w:id="985" w:author="peifang ni" w:date="2026-06-12T18:00:00Z">
            <w:rPr/>
          </w:rPrChange>
        </w:rPr>
        <w:pPrChange w:id="984" w:author="peifang ni" w:date="2026-06-12T18:00:00Z">
          <w:pPr/>
        </w:pPrChange>
      </w:pPr>
      <w:r>
        <w:rPr>
          <w:sz w:val="24"/>
          <w:rPrChange w:id="986" w:author="peifang ni" w:date="2026-06-12T18:00:00Z">
            <w:rPr/>
          </w:rPrChange>
        </w:rPr>
        <w:t>[23] Xie Y, et al. Exploit Tool Invocation Prompt for Tool Behavior Hijacking in LLM-Based Agentic System. arXiv:2509.05755, 2025.</w:t>
      </w:r>
    </w:p>
    <w:p w14:paraId="4716CD30">
      <w:pPr>
        <w:spacing w:line="360" w:lineRule="auto"/>
        <w:rPr>
          <w:sz w:val="24"/>
          <w:rPrChange w:id="988" w:author="peifang ni" w:date="2026-06-12T18:00:00Z">
            <w:rPr/>
          </w:rPrChange>
        </w:rPr>
        <w:pPrChange w:id="987" w:author="peifang ni" w:date="2026-06-12T18:00:00Z">
          <w:pPr/>
        </w:pPrChange>
      </w:pPr>
      <w:r>
        <w:rPr>
          <w:sz w:val="24"/>
          <w:rPrChange w:id="989" w:author="peifang ni" w:date="2026-06-12T18:00:00Z">
            <w:rPr/>
          </w:rPrChange>
        </w:rPr>
        <w:t xml:space="preserve">[24] Zhang X, et al. </w:t>
      </w:r>
      <w:r>
        <w:rPr>
          <w:sz w:val="24"/>
          <w:rPrChange w:id="990" w:author="peifang ni" w:date="2026-06-12T18:00:00Z">
            <w:rPr/>
          </w:rPrChange>
        </w:rPr>
        <w:t>MemMorph</w:t>
      </w:r>
      <w:r>
        <w:rPr>
          <w:sz w:val="24"/>
          <w:rPrChange w:id="991" w:author="peifang ni" w:date="2026-06-12T18:00:00Z">
            <w:rPr/>
          </w:rPrChange>
        </w:rPr>
        <w:t>: Tool Hijacking in LLM Agents via Memory Poisoning. arXiv:2605.26154, 2026.</w:t>
      </w:r>
    </w:p>
    <w:p w14:paraId="39607966">
      <w:pPr>
        <w:spacing w:line="360" w:lineRule="auto"/>
        <w:rPr>
          <w:sz w:val="24"/>
          <w:rPrChange w:id="993" w:author="peifang ni" w:date="2026-06-12T18:00:00Z">
            <w:rPr/>
          </w:rPrChange>
        </w:rPr>
        <w:pPrChange w:id="992" w:author="peifang ni" w:date="2026-06-12T18:00:00Z">
          <w:pPr/>
        </w:pPrChange>
      </w:pPr>
      <w:r>
        <w:rPr>
          <w:sz w:val="24"/>
          <w:rPrChange w:id="994" w:author="peifang ni" w:date="2026-06-12T18:00:00Z">
            <w:rPr/>
          </w:rPrChange>
        </w:rPr>
        <w:t>[25] Visual Inception: Compromising Long-term Planning in Agentic Recommenders via Multimodal Memory Poisoning. arXiv:2604.16966, 2026.</w:t>
      </w:r>
    </w:p>
    <w:p w14:paraId="3F374FAE">
      <w:pPr>
        <w:spacing w:line="360" w:lineRule="auto"/>
        <w:rPr>
          <w:sz w:val="24"/>
          <w:rPrChange w:id="996" w:author="peifang ni" w:date="2026-06-12T18:00:00Z">
            <w:rPr/>
          </w:rPrChange>
        </w:rPr>
        <w:pPrChange w:id="995" w:author="peifang ni" w:date="2026-06-12T18:00:00Z">
          <w:pPr/>
        </w:pPrChange>
      </w:pPr>
      <w:r>
        <w:rPr>
          <w:sz w:val="24"/>
          <w:rPrChange w:id="997" w:author="peifang ni" w:date="2026-06-12T18:00:00Z">
            <w:rPr/>
          </w:rPrChange>
        </w:rPr>
        <w:t>[26] The Misattribution Gap: When Memory Poisoning Looks Like Model Failure in Agentic AI Systems. arXiv:2605.22842, 2026.</w:t>
      </w:r>
    </w:p>
    <w:p w14:paraId="03FE5D64">
      <w:pPr>
        <w:spacing w:line="360" w:lineRule="auto"/>
        <w:rPr>
          <w:sz w:val="24"/>
          <w:rPrChange w:id="999" w:author="peifang ni" w:date="2026-06-12T18:00:00Z">
            <w:rPr/>
          </w:rPrChange>
        </w:rPr>
        <w:pPrChange w:id="998" w:author="peifang ni" w:date="2026-06-12T18:00:00Z">
          <w:pPr/>
        </w:pPrChange>
      </w:pPr>
      <w:r>
        <w:rPr>
          <w:sz w:val="24"/>
          <w:rPrChange w:id="1000" w:author="peifang ni" w:date="2026-06-12T18:00:00Z">
            <w:rPr/>
          </w:rPrChange>
        </w:rPr>
        <w:t xml:space="preserve">[27] </w:t>
      </w:r>
      <w:r>
        <w:rPr>
          <w:sz w:val="24"/>
          <w:rPrChange w:id="1001" w:author="peifang ni" w:date="2026-06-12T18:00:00Z">
            <w:rPr/>
          </w:rPrChange>
        </w:rPr>
        <w:t>Anthropic's</w:t>
      </w:r>
      <w:r>
        <w:rPr>
          <w:sz w:val="24"/>
          <w:rPrChange w:id="1002" w:author="peifang ni" w:date="2026-06-12T18:00:00Z">
            <w:rPr/>
          </w:rPrChange>
        </w:rPr>
        <w:t xml:space="preserve"> Mythos Escaped Its Sandbox. Ship Safe CLI Blog / OWASP Agentic AI </w:t>
      </w:r>
      <w:r>
        <w:rPr>
          <w:sz w:val="24"/>
          <w:rPrChange w:id="1003" w:author="peifang ni" w:date="2026-06-12T18:00:00Z">
            <w:rPr/>
          </w:rPrChange>
        </w:rPr>
        <w:t>Top 10 Mapping, 2026.</w:t>
      </w:r>
    </w:p>
    <w:p w14:paraId="03488C64">
      <w:pPr>
        <w:spacing w:line="360" w:lineRule="auto"/>
        <w:rPr>
          <w:sz w:val="24"/>
          <w:rPrChange w:id="1005" w:author="peifang ni" w:date="2026-06-12T18:00:00Z">
            <w:rPr/>
          </w:rPrChange>
        </w:rPr>
        <w:pPrChange w:id="1004" w:author="peifang ni" w:date="2026-06-12T18:00:00Z">
          <w:pPr/>
        </w:pPrChange>
      </w:pPr>
      <w:r>
        <w:rPr>
          <w:sz w:val="24"/>
          <w:rPrChange w:id="1006" w:author="peifang ni" w:date="2026-06-12T18:00:00Z">
            <w:rPr/>
          </w:rPrChange>
        </w:rPr>
        <w:t>[28] 4C Framework: Core Layer Threats in Agentic AI. arXiv:2602.01942, 2026.</w:t>
      </w:r>
    </w:p>
    <w:p w14:paraId="6D328C6C">
      <w:pPr>
        <w:spacing w:line="360" w:lineRule="auto"/>
        <w:rPr>
          <w:sz w:val="24"/>
          <w:rPrChange w:id="1008" w:author="peifang ni" w:date="2026-06-12T18:00:00Z">
            <w:rPr/>
          </w:rPrChange>
        </w:rPr>
        <w:pPrChange w:id="1007" w:author="peifang ni" w:date="2026-06-12T18:00:00Z">
          <w:pPr/>
        </w:pPrChange>
      </w:pPr>
      <w:r>
        <w:rPr>
          <w:sz w:val="24"/>
          <w:rPrChange w:id="1009" w:author="peifang ni" w:date="2026-06-12T18:00:00Z">
            <w:rPr/>
          </w:rPrChange>
        </w:rPr>
        <w:t>[29] Stop Fixating on Prompts: Reasoning Hijacking and Constraint Tightening for Red-Teaming LLM Agents. arXiv:2604.05549, 2026.</w:t>
      </w:r>
    </w:p>
    <w:p w14:paraId="72B6AE81">
      <w:pPr>
        <w:spacing w:line="360" w:lineRule="auto"/>
        <w:rPr>
          <w:sz w:val="24"/>
          <w:rPrChange w:id="1011" w:author="peifang ni" w:date="2026-06-12T18:00:00Z">
            <w:rPr/>
          </w:rPrChange>
        </w:rPr>
        <w:pPrChange w:id="1010" w:author="peifang ni" w:date="2026-06-12T18:00:00Z">
          <w:pPr/>
        </w:pPrChange>
      </w:pPr>
      <w:r>
        <w:rPr>
          <w:sz w:val="24"/>
          <w:rPrChange w:id="1012" w:author="peifang ni" w:date="2026-06-12T18:00:00Z">
            <w:rPr/>
          </w:rPrChange>
        </w:rPr>
        <w:t>[30] Xie Y, et al. Exploit Tool Invocation Prompt for Tool Behavior Hijacking in LLM-Based Agentic System. arXiv:2509.05755, 2025.</w:t>
      </w:r>
    </w:p>
    <w:p w14:paraId="05470E64">
      <w:pPr>
        <w:spacing w:line="360" w:lineRule="auto"/>
        <w:rPr>
          <w:sz w:val="24"/>
          <w:rPrChange w:id="1014" w:author="peifang ni" w:date="2026-06-12T18:00:00Z">
            <w:rPr/>
          </w:rPrChange>
        </w:rPr>
        <w:pPrChange w:id="1013" w:author="peifang ni" w:date="2026-06-12T18:00:00Z">
          <w:pPr/>
        </w:pPrChange>
      </w:pPr>
      <w:r>
        <w:rPr>
          <w:sz w:val="24"/>
          <w:rPrChange w:id="1015" w:author="peifang ni" w:date="2026-06-12T18:00:00Z">
            <w:rPr/>
          </w:rPrChange>
        </w:rPr>
        <w:t xml:space="preserve">[31] Zhang X, et al. </w:t>
      </w:r>
      <w:r>
        <w:rPr>
          <w:sz w:val="24"/>
          <w:rPrChange w:id="1016" w:author="peifang ni" w:date="2026-06-12T18:00:00Z">
            <w:rPr/>
          </w:rPrChange>
        </w:rPr>
        <w:t>MemMorph</w:t>
      </w:r>
      <w:r>
        <w:rPr>
          <w:sz w:val="24"/>
          <w:rPrChange w:id="1017" w:author="peifang ni" w:date="2026-06-12T18:00:00Z">
            <w:rPr/>
          </w:rPrChange>
        </w:rPr>
        <w:t>: Tool Hijacking in LLM Agents via Memory Poisoning. arXiv:2605.26154, 2026.</w:t>
      </w:r>
    </w:p>
    <w:p w14:paraId="42BEE0DE">
      <w:pPr>
        <w:spacing w:line="360" w:lineRule="auto"/>
        <w:rPr>
          <w:sz w:val="24"/>
          <w:rPrChange w:id="1019" w:author="peifang ni" w:date="2026-06-12T18:00:00Z">
            <w:rPr/>
          </w:rPrChange>
        </w:rPr>
        <w:pPrChange w:id="1018" w:author="peifang ni" w:date="2026-06-12T18:00:00Z">
          <w:pPr/>
        </w:pPrChange>
      </w:pPr>
      <w:r>
        <w:rPr>
          <w:sz w:val="24"/>
          <w:rPrChange w:id="1020" w:author="peifang ni" w:date="2026-06-12T18:00:00Z">
            <w:rPr/>
          </w:rPrChange>
        </w:rPr>
        <w:t>[32] Visual Inception: Compromising Long-term Planning in Agentic Recommenders via Multimodal Memory Poisoning. arXiv:2604.16966, 2026.</w:t>
      </w:r>
    </w:p>
    <w:p w14:paraId="0F22136F">
      <w:pPr>
        <w:spacing w:line="360" w:lineRule="auto"/>
        <w:rPr>
          <w:sz w:val="24"/>
          <w:rPrChange w:id="1022" w:author="peifang ni" w:date="2026-06-12T18:00:00Z">
            <w:rPr/>
          </w:rPrChange>
        </w:rPr>
        <w:pPrChange w:id="1021" w:author="peifang ni" w:date="2026-06-12T18:00:00Z">
          <w:pPr/>
        </w:pPrChange>
      </w:pPr>
      <w:r>
        <w:rPr>
          <w:sz w:val="24"/>
          <w:rPrChange w:id="1023" w:author="peifang ni" w:date="2026-06-12T18:00:00Z">
            <w:rPr/>
          </w:rPrChange>
        </w:rPr>
        <w:t>[33] The Misattribution Gap: When Memory Poisoning Looks Like Model Failure in Agentic AI Systems. arXiv:2605.22842, 2026.</w:t>
      </w:r>
    </w:p>
    <w:p w14:paraId="10F7368E">
      <w:pPr>
        <w:spacing w:line="360" w:lineRule="auto"/>
        <w:rPr>
          <w:sz w:val="24"/>
          <w:rPrChange w:id="1025" w:author="peifang ni" w:date="2026-06-12T18:00:00Z">
            <w:rPr/>
          </w:rPrChange>
        </w:rPr>
        <w:pPrChange w:id="1024" w:author="peifang ni" w:date="2026-06-12T18:00:00Z">
          <w:pPr/>
        </w:pPrChange>
      </w:pPr>
      <w:r>
        <w:rPr>
          <w:sz w:val="24"/>
          <w:rPrChange w:id="1026" w:author="peifang ni" w:date="2026-06-12T18:00:00Z">
            <w:rPr/>
          </w:rPrChange>
        </w:rPr>
        <w:t xml:space="preserve">[34] </w:t>
      </w:r>
      <w:r>
        <w:rPr>
          <w:sz w:val="24"/>
          <w:rPrChange w:id="1027" w:author="peifang ni" w:date="2026-06-12T18:00:00Z">
            <w:rPr/>
          </w:rPrChange>
        </w:rPr>
        <w:t>Anthropic's</w:t>
      </w:r>
      <w:r>
        <w:rPr>
          <w:sz w:val="24"/>
          <w:rPrChange w:id="1028" w:author="peifang ni" w:date="2026-06-12T18:00:00Z">
            <w:rPr/>
          </w:rPrChange>
        </w:rPr>
        <w:t xml:space="preserve"> Mythos Escaped Its Sandbox. Ship Safe CLI Blog / OWASP Agentic AI Top 10 Mapping, 2026.</w:t>
      </w:r>
    </w:p>
    <w:p w14:paraId="0D05F562">
      <w:pPr>
        <w:spacing w:line="360" w:lineRule="auto"/>
        <w:rPr>
          <w:sz w:val="24"/>
          <w:rPrChange w:id="1030" w:author="peifang ni" w:date="2026-06-12T18:00:00Z">
            <w:rPr/>
          </w:rPrChange>
        </w:rPr>
        <w:pPrChange w:id="1029" w:author="peifang ni" w:date="2026-06-12T18:00:00Z">
          <w:pPr/>
        </w:pPrChange>
      </w:pPr>
      <w:r>
        <w:rPr>
          <w:sz w:val="24"/>
          <w:rPrChange w:id="1031" w:author="peifang ni" w:date="2026-06-12T18:00:00Z">
            <w:rPr/>
          </w:rPrChange>
        </w:rPr>
        <w:t>[35] Stop Fixating on Prompts: Reasoning Hijacking and Constraint Tightening for Red-Teaming LLM Agents. arXiv:2604.05549, 2026.</w:t>
      </w:r>
    </w:p>
    <w:p w14:paraId="149D303F">
      <w:pPr>
        <w:spacing w:line="360" w:lineRule="auto"/>
        <w:rPr>
          <w:sz w:val="24"/>
          <w:rPrChange w:id="1033" w:author="peifang ni" w:date="2026-06-12T18:00:00Z">
            <w:rPr/>
          </w:rPrChange>
        </w:rPr>
        <w:pPrChange w:id="1032" w:author="peifang ni" w:date="2026-06-12T18:00:00Z">
          <w:pPr/>
        </w:pPrChange>
      </w:pPr>
      <w:r>
        <w:rPr>
          <w:sz w:val="24"/>
          <w:rPrChange w:id="1034" w:author="peifang ni" w:date="2026-06-12T18:00:00Z">
            <w:rPr/>
          </w:rPrChange>
        </w:rPr>
        <w:t xml:space="preserve">[36] Booth H, et al. Accelerating the adoption of software and AI agent identity and authorization[R]. </w:t>
      </w:r>
      <w:r>
        <w:rPr>
          <w:sz w:val="24"/>
          <w:rPrChange w:id="1035" w:author="peifang ni" w:date="2026-06-12T18:00:00Z">
            <w:rPr/>
          </w:rPrChange>
        </w:rPr>
        <w:t>NCCoE</w:t>
      </w:r>
      <w:r>
        <w:rPr>
          <w:sz w:val="24"/>
          <w:rPrChange w:id="1036" w:author="peifang ni" w:date="2026-06-12T18:00:00Z">
            <w:rPr/>
          </w:rPrChange>
        </w:rPr>
        <w:t xml:space="preserve"> Concept Paper, National Institute of Standards and Technology, February 5, 2026.</w:t>
      </w:r>
    </w:p>
    <w:p w14:paraId="54BA3FC5">
      <w:pPr>
        <w:spacing w:line="360" w:lineRule="auto"/>
        <w:rPr>
          <w:sz w:val="24"/>
          <w:rPrChange w:id="1038" w:author="peifang ni" w:date="2026-06-12T18:00:00Z">
            <w:rPr/>
          </w:rPrChange>
        </w:rPr>
        <w:pPrChange w:id="1037" w:author="peifang ni" w:date="2026-06-12T18:00:00Z">
          <w:pPr/>
        </w:pPrChange>
      </w:pPr>
      <w:r>
        <w:rPr>
          <w:sz w:val="24"/>
          <w:rPrChange w:id="1039" w:author="peifang ni" w:date="2026-06-12T18:00:00Z">
            <w:rPr/>
          </w:rPrChange>
        </w:rPr>
        <w:t xml:space="preserve">[37] </w:t>
      </w:r>
      <w:r>
        <w:rPr>
          <w:sz w:val="24"/>
          <w:rPrChange w:id="1040" w:author="peifang ni" w:date="2026-06-12T18:00:00Z">
            <w:rPr/>
          </w:rPrChange>
        </w:rPr>
        <w:t>过度代理风险、权限漂移（</w:t>
      </w:r>
      <w:r>
        <w:rPr>
          <w:sz w:val="24"/>
          <w:rPrChange w:id="1041" w:author="peifang ni" w:date="2026-06-12T18:00:00Z">
            <w:rPr/>
          </w:rPrChange>
        </w:rPr>
        <w:t>Privilege Drift</w:t>
      </w:r>
      <w:r>
        <w:rPr>
          <w:sz w:val="24"/>
          <w:rPrChange w:id="1042" w:author="peifang ni" w:date="2026-06-12T18:00:00Z">
            <w:rPr/>
          </w:rPrChange>
        </w:rPr>
        <w:t>）与提示注入攻击相关学术论述。参见前期调研：</w:t>
      </w:r>
      <w:r>
        <w:rPr>
          <w:sz w:val="24"/>
          <w:rPrChange w:id="1043" w:author="peifang ni" w:date="2026-06-12T18:00:00Z">
            <w:rPr/>
          </w:rPrChange>
        </w:rPr>
        <w:t xml:space="preserve">Agent </w:t>
      </w:r>
      <w:r>
        <w:rPr>
          <w:sz w:val="24"/>
          <w:rPrChange w:id="1044" w:author="peifang ni" w:date="2026-06-12T18:00:00Z">
            <w:rPr/>
          </w:rPrChange>
        </w:rPr>
        <w:t>被部署时赋予宽泛</w:t>
      </w:r>
      <w:r>
        <w:rPr>
          <w:sz w:val="24"/>
          <w:rPrChange w:id="1045" w:author="peifang ni" w:date="2026-06-12T18:00:00Z">
            <w:rPr/>
          </w:rPrChange>
        </w:rPr>
        <w:t xml:space="preserve"> IAM </w:t>
      </w:r>
      <w:r>
        <w:rPr>
          <w:sz w:val="24"/>
          <w:rPrChange w:id="1046" w:author="peifang ni" w:date="2026-06-12T18:00:00Z">
            <w:rPr/>
          </w:rPrChange>
        </w:rPr>
        <w:t>角色且缺乏审查，导致权限漂移风险。</w:t>
      </w:r>
    </w:p>
    <w:p w14:paraId="76333DF9">
      <w:pPr>
        <w:spacing w:line="360" w:lineRule="auto"/>
        <w:rPr>
          <w:sz w:val="24"/>
          <w:rPrChange w:id="1048" w:author="peifang ni" w:date="2026-06-12T18:00:00Z">
            <w:rPr/>
          </w:rPrChange>
        </w:rPr>
        <w:pPrChange w:id="1047" w:author="peifang ni" w:date="2026-06-12T18:00:00Z">
          <w:pPr/>
        </w:pPrChange>
      </w:pPr>
      <w:r>
        <w:rPr>
          <w:sz w:val="24"/>
          <w:rPrChange w:id="1049" w:author="peifang ni" w:date="2026-06-12T18:00:00Z">
            <w:rPr/>
          </w:rPrChange>
        </w:rPr>
        <w:t xml:space="preserve">[38] </w:t>
      </w:r>
      <w:r>
        <w:rPr>
          <w:sz w:val="24"/>
          <w:rPrChange w:id="1050" w:author="peifang ni" w:date="2026-06-12T18:00:00Z">
            <w:rPr/>
          </w:rPrChange>
        </w:rPr>
        <w:t>用户前期调研：</w:t>
      </w:r>
      <w:r>
        <w:rPr>
          <w:sz w:val="24"/>
          <w:rPrChange w:id="1051" w:author="peifang ni" w:date="2026-06-12T18:00:00Z">
            <w:rPr/>
          </w:rPrChange>
        </w:rPr>
        <w:t xml:space="preserve">OAuth </w:t>
      </w:r>
      <w:r>
        <w:rPr>
          <w:sz w:val="24"/>
          <w:rPrChange w:id="1052" w:author="peifang ni" w:date="2026-06-12T18:00:00Z">
            <w:rPr/>
          </w:rPrChange>
        </w:rPr>
        <w:t>协议在人类用户授权场景中的局限性，以及智能</w:t>
      </w:r>
      <w:r>
        <w:rPr>
          <w:sz w:val="24"/>
          <w:rPrChange w:id="1053" w:author="peifang ni" w:date="2026-06-12T18:00:00Z">
            <w:rPr/>
          </w:rPrChange>
        </w:rPr>
        <w:t>体跨用户</w:t>
      </w:r>
      <w:r>
        <w:rPr>
          <w:sz w:val="24"/>
          <w:rPrChange w:id="1054" w:author="peifang ni" w:date="2026-06-12T18:00:00Z">
            <w:rPr/>
          </w:rPrChange>
        </w:rPr>
        <w:t>资源访问的授权需求。</w:t>
      </w:r>
    </w:p>
    <w:p w14:paraId="7DF381AD">
      <w:pPr>
        <w:spacing w:line="360" w:lineRule="auto"/>
        <w:rPr>
          <w:sz w:val="24"/>
          <w:rPrChange w:id="1056" w:author="peifang ni" w:date="2026-06-12T18:00:00Z">
            <w:rPr/>
          </w:rPrChange>
        </w:rPr>
        <w:pPrChange w:id="1055" w:author="peifang ni" w:date="2026-06-12T18:00:00Z">
          <w:pPr/>
        </w:pPrChange>
      </w:pPr>
      <w:r>
        <w:rPr>
          <w:sz w:val="24"/>
          <w:rPrChange w:id="1057" w:author="peifang ni" w:date="2026-06-12T18:00:00Z">
            <w:rPr/>
          </w:rPrChange>
        </w:rPr>
        <w:t xml:space="preserve">[39] NIST. AI Agent Standardization Initiative, 2026 </w:t>
      </w:r>
      <w:r>
        <w:rPr>
          <w:sz w:val="24"/>
          <w:rPrChange w:id="1058" w:author="peifang ni" w:date="2026-06-12T18:00:00Z">
            <w:rPr/>
          </w:rPrChange>
        </w:rPr>
        <w:t>年</w:t>
      </w:r>
      <w:r>
        <w:rPr>
          <w:sz w:val="24"/>
          <w:rPrChange w:id="1059" w:author="peifang ni" w:date="2026-06-12T18:00:00Z">
            <w:rPr/>
          </w:rPrChange>
        </w:rPr>
        <w:t xml:space="preserve"> 2 </w:t>
      </w:r>
      <w:r>
        <w:rPr>
          <w:sz w:val="24"/>
          <w:rPrChange w:id="1060" w:author="peifang ni" w:date="2026-06-12T18:00:00Z">
            <w:rPr/>
          </w:rPrChange>
        </w:rPr>
        <w:t>月启动。涵盖认证、授权、审计、不可否认性与提示注入缓解。</w:t>
      </w:r>
    </w:p>
    <w:p w14:paraId="1025A639">
      <w:pPr>
        <w:spacing w:line="360" w:lineRule="auto"/>
        <w:rPr>
          <w:sz w:val="24"/>
          <w:rPrChange w:id="1062" w:author="peifang ni" w:date="2026-06-12T18:00:00Z">
            <w:rPr/>
          </w:rPrChange>
        </w:rPr>
        <w:pPrChange w:id="1061" w:author="peifang ni" w:date="2026-06-12T18:00:00Z">
          <w:pPr/>
        </w:pPrChange>
      </w:pPr>
      <w:r>
        <w:rPr>
          <w:rFonts w:hint="eastAsia"/>
          <w:sz w:val="24"/>
          <w:rPrChange w:id="1063" w:author="peifang ni" w:date="2026-06-12T18:00:00Z">
            <w:rPr>
              <w:rFonts w:hint="eastAsia"/>
            </w:rPr>
          </w:rPrChange>
        </w:rPr>
        <w:t>[40] OAuth Is Not Enough: Authorization Challenges for Autonomous AI Agents</w:t>
      </w:r>
    </w:p>
    <w:p w14:paraId="5EA57F1B">
      <w:pPr>
        <w:spacing w:line="360" w:lineRule="auto"/>
        <w:rPr>
          <w:sz w:val="24"/>
          <w:rPrChange w:id="1065" w:author="peifang ni" w:date="2026-06-12T18:00:00Z">
            <w:rPr/>
          </w:rPrChange>
        </w:rPr>
        <w:pPrChange w:id="1064" w:author="peifang ni" w:date="2026-06-12T18:00:00Z">
          <w:pPr/>
        </w:pPrChange>
      </w:pPr>
      <w:r>
        <w:rPr>
          <w:rFonts w:hint="eastAsia"/>
          <w:sz w:val="24"/>
          <w:rPrChange w:id="1066" w:author="peifang ni" w:date="2026-06-12T18:00:00Z">
            <w:rPr>
              <w:rFonts w:hint="eastAsia"/>
            </w:rPr>
          </w:rPrChange>
        </w:rPr>
        <w:t>[41] Authenticated Delegation and Authorized AI Agents</w:t>
      </w:r>
    </w:p>
    <w:p w14:paraId="07DB2A22">
      <w:pPr>
        <w:spacing w:line="360" w:lineRule="auto"/>
        <w:rPr>
          <w:sz w:val="24"/>
          <w:rPrChange w:id="1068" w:author="peifang ni" w:date="2026-06-12T18:00:00Z">
            <w:rPr/>
          </w:rPrChange>
        </w:rPr>
        <w:pPrChange w:id="1067" w:author="peifang ni" w:date="2026-06-12T18:00:00Z">
          <w:pPr/>
        </w:pPrChange>
      </w:pPr>
      <w:r>
        <w:rPr>
          <w:rFonts w:hint="eastAsia"/>
          <w:sz w:val="24"/>
          <w:rPrChange w:id="1069" w:author="peifang ni" w:date="2026-06-12T18:00:00Z">
            <w:rPr>
              <w:rFonts w:hint="eastAsia"/>
            </w:rPr>
          </w:rPrChange>
        </w:rPr>
        <w:t xml:space="preserve">[42] </w:t>
      </w:r>
      <w:r>
        <w:rPr>
          <w:sz w:val="24"/>
          <w:rPrChange w:id="1070" w:author="peifang ni" w:date="2026-06-12T18:00:00Z">
            <w:rPr/>
          </w:rPrChange>
        </w:rPr>
        <w:t>PAuth</w:t>
      </w:r>
      <w:r>
        <w:rPr>
          <w:sz w:val="24"/>
          <w:rPrChange w:id="1071" w:author="peifang ni" w:date="2026-06-12T18:00:00Z">
            <w:rPr/>
          </w:rPrChange>
        </w:rPr>
        <w:t xml:space="preserve"> – Precise Task-Scoped Authorization </w:t>
      </w:r>
      <w:r>
        <w:rPr>
          <w:sz w:val="24"/>
          <w:rPrChange w:id="1072" w:author="peifang ni" w:date="2026-06-12T18:00:00Z">
            <w:rPr/>
          </w:rPrChange>
        </w:rPr>
        <w:t>For</w:t>
      </w:r>
      <w:r>
        <w:rPr>
          <w:sz w:val="24"/>
          <w:rPrChange w:id="1073" w:author="peifang ni" w:date="2026-06-12T18:00:00Z">
            <w:rPr/>
          </w:rPrChange>
        </w:rPr>
        <w:t xml:space="preserve"> Agents</w:t>
      </w:r>
    </w:p>
    <w:p w14:paraId="68E82FD1">
      <w:pPr>
        <w:spacing w:line="360" w:lineRule="auto"/>
        <w:rPr>
          <w:sz w:val="24"/>
          <w:rPrChange w:id="1075" w:author="peifang ni" w:date="2026-06-12T18:00:00Z">
            <w:rPr/>
          </w:rPrChange>
        </w:rPr>
        <w:pPrChange w:id="1074" w:author="peifang ni" w:date="2026-06-12T18:00:00Z">
          <w:pPr/>
        </w:pPrChange>
      </w:pPr>
      <w:r>
        <w:rPr>
          <w:rFonts w:hint="eastAsia"/>
          <w:sz w:val="24"/>
          <w:rPrChange w:id="1076" w:author="peifang ni" w:date="2026-06-12T18:00:00Z">
            <w:rPr>
              <w:rFonts w:hint="eastAsia"/>
            </w:rPr>
          </w:rPrChange>
        </w:rPr>
        <w:t xml:space="preserve">[43] Before the Tool Call: Deterministic Pre-Action Authorization for Autonomous AI </w:t>
      </w:r>
      <w:r>
        <w:rPr>
          <w:rFonts w:hint="eastAsia"/>
          <w:sz w:val="24"/>
          <w:rPrChange w:id="1077" w:author="peifang ni" w:date="2026-06-12T18:00:00Z">
            <w:rPr>
              <w:rFonts w:hint="eastAsia"/>
            </w:rPr>
          </w:rPrChange>
        </w:rPr>
        <w:t>Agents</w:t>
      </w:r>
    </w:p>
    <w:p w14:paraId="4887EDC1">
      <w:pPr>
        <w:spacing w:line="360" w:lineRule="auto"/>
        <w:rPr>
          <w:sz w:val="24"/>
          <w:rPrChange w:id="1079" w:author="peifang ni" w:date="2026-06-12T18:00:00Z">
            <w:rPr/>
          </w:rPrChange>
        </w:rPr>
        <w:pPrChange w:id="1078" w:author="peifang ni" w:date="2026-06-12T18:00:00Z">
          <w:pPr/>
        </w:pPrChange>
      </w:pPr>
      <w:r>
        <w:rPr>
          <w:rFonts w:hint="eastAsia"/>
          <w:sz w:val="24"/>
          <w:rPrChange w:id="1080" w:author="peifang ni" w:date="2026-06-12T18:00:00Z">
            <w:rPr>
              <w:rFonts w:hint="eastAsia"/>
            </w:rPr>
          </w:rPrChange>
        </w:rPr>
        <w:t>[44] Uncertainty-Aware, Risk-Adaptive Access Control for Agentic Systems using an LLM-Judged TBAC Model</w:t>
      </w:r>
    </w:p>
    <w:p w14:paraId="2EF9473D">
      <w:pPr>
        <w:spacing w:line="360" w:lineRule="auto"/>
        <w:rPr>
          <w:sz w:val="24"/>
          <w:rPrChange w:id="1082" w:author="peifang ni" w:date="2026-06-12T18:00:00Z">
            <w:rPr/>
          </w:rPrChange>
        </w:rPr>
        <w:pPrChange w:id="1081" w:author="peifang ni" w:date="2026-06-12T18:00:00Z">
          <w:pPr/>
        </w:pPrChange>
      </w:pPr>
      <w:r>
        <w:rPr>
          <w:rFonts w:hint="eastAsia"/>
          <w:sz w:val="24"/>
          <w:rPrChange w:id="1083" w:author="peifang ni" w:date="2026-06-12T18:00:00Z">
            <w:rPr>
              <w:rFonts w:hint="eastAsia"/>
            </w:rPr>
          </w:rPrChange>
        </w:rPr>
        <w:t>[45] AIP: Agent Identity Protocol for Verifiable Delegation Across MCP and A2A</w:t>
      </w:r>
    </w:p>
    <w:p w14:paraId="6E95BE83">
      <w:pPr>
        <w:spacing w:line="360" w:lineRule="auto"/>
        <w:rPr>
          <w:sz w:val="24"/>
          <w:rPrChange w:id="1085" w:author="peifang ni" w:date="2026-06-12T18:00:00Z">
            <w:rPr/>
          </w:rPrChange>
        </w:rPr>
        <w:pPrChange w:id="1084" w:author="peifang ni" w:date="2026-06-12T18:00:00Z">
          <w:pPr/>
        </w:pPrChange>
      </w:pPr>
      <w:r>
        <w:rPr>
          <w:rFonts w:hint="eastAsia"/>
          <w:sz w:val="24"/>
          <w:rPrChange w:id="1086" w:author="peifang ni" w:date="2026-06-12T18:00:00Z">
            <w:rPr>
              <w:rFonts w:hint="eastAsia"/>
            </w:rPr>
          </w:rPrChange>
        </w:rPr>
        <w:t xml:space="preserve">[46] </w:t>
      </w:r>
      <w:r>
        <w:rPr>
          <w:sz w:val="24"/>
          <w:rPrChange w:id="1087" w:author="peifang ni" w:date="2026-06-12T18:00:00Z">
            <w:rPr/>
          </w:rPrChange>
        </w:rPr>
        <w:t>Authorization Propagation in Multi-Agent AI Systems: Identity Governance as Infrastructure</w:t>
      </w:r>
    </w:p>
    <w:p w14:paraId="564F1938">
      <w:pPr>
        <w:numPr>
          <w:ilvl w:val="0"/>
          <w:numId w:val="3"/>
        </w:numPr>
        <w:spacing w:line="360" w:lineRule="auto"/>
        <w:rPr>
          <w:sz w:val="24"/>
          <w:rPrChange w:id="1089" w:author="peifang ni" w:date="2026-06-12T18:00:00Z">
            <w:rPr/>
          </w:rPrChange>
        </w:rPr>
        <w:pPrChange w:id="1088" w:author="peifang ni" w:date="2026-06-12T18:00:00Z">
          <w:pPr>
            <w:numPr>
              <w:ilvl w:val="0"/>
              <w:numId w:val="3"/>
            </w:numPr>
          </w:pPr>
        </w:pPrChange>
      </w:pPr>
      <w:r>
        <w:rPr>
          <w:rFonts w:hint="eastAsia"/>
          <w:sz w:val="24"/>
          <w:rPrChange w:id="1090" w:author="peifang ni" w:date="2026-06-12T18:00:00Z">
            <w:rPr>
              <w:rFonts w:hint="eastAsia"/>
            </w:rPr>
          </w:rPrChange>
        </w:rPr>
        <w:br w:type="page"/>
      </w:r>
    </w:p>
    <w:p w14:paraId="64300BB5">
      <w:pPr>
        <w:spacing w:line="360" w:lineRule="auto"/>
        <w:rPr>
          <w:sz w:val="24"/>
          <w:rPrChange w:id="1092" w:author="peifang ni" w:date="2026-06-12T18:00:00Z">
            <w:rPr/>
          </w:rPrChange>
        </w:rPr>
        <w:pPrChange w:id="1091" w:author="peifang ni" w:date="2026-06-12T18:00:00Z">
          <w:pPr/>
        </w:pPrChange>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01E540"/>
    <w:multiLevelType w:val="singleLevel"/>
    <w:tmpl w:val="3F01E540"/>
    <w:lvl w:ilvl="0" w:tentative="0">
      <w:start w:val="1"/>
      <w:numFmt w:val="chineseCounting"/>
      <w:suff w:val="nothing"/>
      <w:lvlText w:val="%1、"/>
      <w:lvlJc w:val="left"/>
      <w:rPr>
        <w:rFonts w:hint="eastAsia"/>
      </w:rPr>
    </w:lvl>
  </w:abstractNum>
  <w:abstractNum w:abstractNumId="1">
    <w:nsid w:val="5045933A"/>
    <w:multiLevelType w:val="singleLevel"/>
    <w:tmpl w:val="5045933A"/>
    <w:lvl w:ilvl="0" w:tentative="0">
      <w:start w:val="1"/>
      <w:numFmt w:val="decimal"/>
      <w:suff w:val="space"/>
      <w:lvlText w:val="[%1]"/>
      <w:lvlJc w:val="left"/>
    </w:lvl>
  </w:abstractNum>
  <w:abstractNum w:abstractNumId="2">
    <w:nsid w:val="74061428"/>
    <w:multiLevelType w:val="singleLevel"/>
    <w:tmpl w:val="74061428"/>
    <w:lvl w:ilvl="0" w:tentative="0">
      <w:start w:val="1"/>
      <w:numFmt w:val="decimal"/>
      <w:suff w:val="space"/>
      <w:lvlText w:val="%1."/>
      <w:lvlJc w:val="left"/>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eifang ni">
    <w15:presenceInfo w15:providerId="Windows Live" w15:userId="8b32e7197c6c2479"/>
  </w15:person>
  <w15:person w15:author="风雨中行走">
    <w15:presenceInfo w15:providerId="WPS Office" w15:userId="30225061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C05B9D"/>
    <w:rsid w:val="00283CBA"/>
    <w:rsid w:val="00292176"/>
    <w:rsid w:val="00306825"/>
    <w:rsid w:val="003612FC"/>
    <w:rsid w:val="0091724D"/>
    <w:rsid w:val="00923F9A"/>
    <w:rsid w:val="009C6023"/>
    <w:rsid w:val="00A20707"/>
    <w:rsid w:val="00B379DE"/>
    <w:rsid w:val="00D07C3D"/>
    <w:rsid w:val="00DD3ACB"/>
    <w:rsid w:val="049F6DB4"/>
    <w:rsid w:val="0645362B"/>
    <w:rsid w:val="08E72291"/>
    <w:rsid w:val="0A8861D6"/>
    <w:rsid w:val="0ED85677"/>
    <w:rsid w:val="11EA234D"/>
    <w:rsid w:val="1F7275E2"/>
    <w:rsid w:val="20706580"/>
    <w:rsid w:val="23B0676E"/>
    <w:rsid w:val="23B35621"/>
    <w:rsid w:val="283E338B"/>
    <w:rsid w:val="28EB63A0"/>
    <w:rsid w:val="29F145BE"/>
    <w:rsid w:val="31C05B9D"/>
    <w:rsid w:val="349B6ECC"/>
    <w:rsid w:val="35C55C6F"/>
    <w:rsid w:val="391A60AE"/>
    <w:rsid w:val="3F965A02"/>
    <w:rsid w:val="3FD307D1"/>
    <w:rsid w:val="413260C8"/>
    <w:rsid w:val="41372C29"/>
    <w:rsid w:val="44D92128"/>
    <w:rsid w:val="45FD79E7"/>
    <w:rsid w:val="4F9F2A67"/>
    <w:rsid w:val="501D5EFF"/>
    <w:rsid w:val="54751090"/>
    <w:rsid w:val="5BED2EA6"/>
    <w:rsid w:val="5DF4722B"/>
    <w:rsid w:val="5F0B4F92"/>
    <w:rsid w:val="699F478D"/>
    <w:rsid w:val="6DA73C10"/>
    <w:rsid w:val="70803BDF"/>
    <w:rsid w:val="714F2E9B"/>
    <w:rsid w:val="73D95384"/>
    <w:rsid w:val="779A3792"/>
    <w:rsid w:val="7A84105B"/>
    <w:rsid w:val="7C7D7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0"/>
    <w:rPr>
      <w:rFonts w:asciiTheme="minorHAnsi" w:hAnsiTheme="minorHAnsi" w:eastAsiaTheme="minorEastAsia" w:cstheme="minorBidi"/>
      <w:kern w:val="2"/>
      <w:sz w:val="18"/>
      <w:szCs w:val="18"/>
    </w:rPr>
  </w:style>
  <w:style w:type="character" w:customStyle="1" w:styleId="8">
    <w:name w:val="页脚 字符"/>
    <w:basedOn w:val="6"/>
    <w:link w:val="2"/>
    <w:uiPriority w:val="0"/>
    <w:rPr>
      <w:rFonts w:asciiTheme="minorHAnsi" w:hAnsiTheme="minorHAnsi" w:eastAsiaTheme="minorEastAsia" w:cstheme="minorBidi"/>
      <w:kern w:val="2"/>
      <w:sz w:val="18"/>
      <w:szCs w:val="18"/>
    </w:rPr>
  </w:style>
  <w:style w:type="paragraph" w:customStyle="1" w:styleId="9">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9767</Words>
  <Characters>15182</Characters>
  <Lines>273</Lines>
  <Paragraphs>110</Paragraphs>
  <TotalTime>133</TotalTime>
  <ScaleCrop>false</ScaleCrop>
  <LinksUpToDate>false</LinksUpToDate>
  <CharactersWithSpaces>16184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2026-06-10T18:32:00Z</dcterms:created>
  <dc:creator>风雨中行走</dc:creator>
  <cp:lastModifiedBy>风雨中行走</cp:lastModifiedBy>
  <dcterms:modified xsi:type="dcterms:W3CDTF">2026-06-15T09:17:20Z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3BB90B5B330B4B00A4F0D9B3785C19C1_11</vt:lpwstr>
  </property>
  <property fmtid="{D5CDD505-2E9C-101B-9397-08002B2CF9AE}" pid="4" name="KSOTemplateDocerSaveRecord">
    <vt:lpwstr>eyJoZGlkIjoiMjA0MWNmMzA3Yjc3NGUzMGRiMThiZjU2Yzc3MTkzY2IiLCJ1c2VySWQiOiI2MzE1ODk2NjEifQ==</vt:lpwstr>
  </property>
</Properties>
</file>